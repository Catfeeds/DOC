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pStyle w:val="Title"/>
        <w:ind w:left="720" w:firstLine="0"/>
        <w:contextualSpacing w:val="0"/>
        <w:rPr/>
      </w:pPr>
      <w:bookmarkStart w:colFirst="0" w:colLast="0" w:name="_iq3wj54o3ala" w:id="0"/>
      <w:bookmarkEnd w:id="0"/>
      <w:r w:rsidDel="00000000" w:rsidR="00000000" w:rsidRPr="00000000">
        <w:rPr>
          <w:rFonts w:ascii="Arial Unicode MS" w:cs="Arial Unicode MS" w:eastAsia="Arial Unicode MS" w:hAnsi="Arial Unicode MS"/>
          <w:rtl w:val="0"/>
        </w:rPr>
        <w:t xml:space="preserve">KyberNetwork- 风险等级「C+」 - 标准共识投资风险评级</w:t>
      </w:r>
    </w:p>
    <w:p w:rsidR="00000000" w:rsidDel="00000000" w:rsidP="00000000" w:rsidRDefault="00000000" w:rsidRPr="00000000" w14:paraId="00000001">
      <w:pPr>
        <w:pStyle w:val="Title"/>
        <w:ind w:left="720" w:firstLine="0"/>
        <w:contextualSpacing w:val="0"/>
        <w:rPr/>
      </w:pPr>
      <w:bookmarkStart w:colFirst="0" w:colLast="0" w:name="_55dmwctcscxj" w:id="1"/>
      <w:bookmarkEnd w:id="1"/>
      <w:r w:rsidDel="00000000" w:rsidR="00000000" w:rsidRPr="00000000">
        <w:rPr>
          <w:rFonts w:ascii="Arial Unicode MS" w:cs="Arial Unicode MS" w:eastAsia="Arial Unicode MS" w:hAnsi="Arial Unicode MS"/>
          <w:rtl w:val="0"/>
        </w:rPr>
        <w:t xml:space="preserve">微信标题：KyberNetwork 的发展高度依赖于储备贡献者的丰富度</w:t>
        <w:br w:type="textWrapping"/>
      </w:r>
    </w:p>
    <w:p w:rsidR="00000000" w:rsidDel="00000000" w:rsidP="00000000" w:rsidRDefault="00000000" w:rsidRPr="00000000" w14:paraId="00000002">
      <w:pPr>
        <w:contextualSpacing w:val="0"/>
        <w:rPr/>
      </w:pPr>
      <w:r w:rsidDel="00000000" w:rsidR="00000000" w:rsidRPr="00000000">
        <w:rPr>
          <w:rFonts w:ascii="Arial Unicode MS" w:cs="Arial Unicode MS" w:eastAsia="Arial Unicode MS" w:hAnsi="Arial Unicode MS"/>
          <w:rtl w:val="0"/>
        </w:rPr>
        <w:t xml:space="preserve">北京时间 2018 年 6 月 30 日，标准共识发布针对区块链项目「</w:t>
      </w:r>
      <w:r w:rsidDel="00000000" w:rsidR="00000000" w:rsidRPr="00000000">
        <w:rPr>
          <w:rtl w:val="0"/>
        </w:rPr>
        <w:t xml:space="preserve">KyberNetwork</w:t>
      </w:r>
      <w:r w:rsidDel="00000000" w:rsidR="00000000" w:rsidRPr="00000000">
        <w:rPr>
          <w:rFonts w:ascii="Arial Unicode MS" w:cs="Arial Unicode MS" w:eastAsia="Arial Unicode MS" w:hAnsi="Arial Unicode MS"/>
          <w:rtl w:val="0"/>
        </w:rPr>
        <w:t xml:space="preserve">」（代币符号：KNC）的一般投资风险评级报告。以下为报告的主要内容。</w:t>
      </w:r>
    </w:p>
    <w:p w:rsidR="00000000" w:rsidDel="00000000" w:rsidP="00000000" w:rsidRDefault="00000000" w:rsidRPr="00000000" w14:paraId="00000003">
      <w:pPr>
        <w:contextualSpacing w:val="0"/>
        <w:rPr/>
      </w:pPr>
      <w:r w:rsidDel="00000000" w:rsidR="00000000" w:rsidRPr="00000000">
        <w:rPr>
          <w:rtl w:val="0"/>
        </w:rPr>
      </w:r>
    </w:p>
    <w:p w:rsidR="00000000" w:rsidDel="00000000" w:rsidP="00000000" w:rsidRDefault="00000000" w:rsidRPr="00000000" w14:paraId="00000004">
      <w:pPr>
        <w:pStyle w:val="Heading2"/>
        <w:spacing w:after="0" w:before="0" w:lineRule="auto"/>
        <w:contextualSpacing w:val="0"/>
        <w:rPr>
          <w:color w:val="00796b"/>
          <w:sz w:val="96"/>
          <w:szCs w:val="96"/>
        </w:rPr>
      </w:pPr>
      <w:bookmarkStart w:colFirst="0" w:colLast="0" w:name="_5hftas539ngr" w:id="2"/>
      <w:bookmarkEnd w:id="2"/>
      <w:r w:rsidDel="00000000" w:rsidR="00000000" w:rsidRPr="00000000">
        <w:rPr>
          <w:rFonts w:ascii="Arial Unicode MS" w:cs="Arial Unicode MS" w:eastAsia="Arial Unicode MS" w:hAnsi="Arial Unicode MS"/>
          <w:sz w:val="60"/>
          <w:szCs w:val="60"/>
          <w:rtl w:val="0"/>
        </w:rPr>
        <w:t xml:space="preserve">Overview 概述</w:t>
      </w:r>
      <w:r w:rsidDel="00000000" w:rsidR="00000000" w:rsidRPr="00000000">
        <w:rPr>
          <w:rtl w:val="0"/>
        </w:rPr>
      </w:r>
    </w:p>
    <w:p w:rsidR="00000000" w:rsidDel="00000000" w:rsidP="00000000" w:rsidRDefault="00000000" w:rsidRPr="00000000" w14:paraId="00000005">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006">
      <w:pPr>
        <w:contextualSpacing w:val="0"/>
        <w:rPr/>
      </w:pPr>
      <w:r w:rsidDel="00000000" w:rsidR="00000000" w:rsidRPr="00000000">
        <w:rPr>
          <w:rFonts w:ascii="Arial Unicode MS" w:cs="Arial Unicode MS" w:eastAsia="Arial Unicode MS" w:hAnsi="Arial Unicode MS"/>
          <w:rtl w:val="0"/>
        </w:rPr>
        <w:t xml:space="preserve">报告将 KyberNetwork 风险等级定义为「C+」，该项目属于「一般风险」水平，需要投资者注意。</w:t>
      </w:r>
    </w:p>
    <w:p w:rsidR="00000000" w:rsidDel="00000000" w:rsidP="00000000" w:rsidRDefault="00000000" w:rsidRPr="00000000" w14:paraId="00000007">
      <w:pPr>
        <w:contextualSpacing w:val="0"/>
        <w:rPr/>
      </w:pPr>
      <w:r w:rsidDel="00000000" w:rsidR="00000000" w:rsidRPr="00000000">
        <w:rPr>
          <w:rtl w:val="0"/>
        </w:rPr>
      </w:r>
    </w:p>
    <w:p w:rsidR="00000000" w:rsidDel="00000000" w:rsidP="00000000" w:rsidRDefault="00000000" w:rsidRPr="00000000" w14:paraId="00000008">
      <w:pPr>
        <w:contextualSpacing w:val="0"/>
        <w:rPr/>
      </w:pPr>
      <w:r w:rsidDel="00000000" w:rsidR="00000000" w:rsidRPr="00000000">
        <w:rPr>
          <w:rFonts w:ascii="Arial Unicode MS" w:cs="Arial Unicode MS" w:eastAsia="Arial Unicode MS" w:hAnsi="Arial Unicode MS"/>
          <w:rtl w:val="0"/>
        </w:rPr>
        <w:t xml:space="preserve">依据「标准共识一般项目投资风险评级标准（初创期）」KyberNetwork  获得「C+」评级的主要原因是：Kyber 未来发展受制于外部跨链技术；储备库管理机制中心化程度高；锁仓机制不透明；Kyber 协议已落地；相对于去中心交易所交易效率有明显优势；团队顾问技术背景较好。</w:t>
      </w:r>
    </w:p>
    <w:p w:rsidR="00000000" w:rsidDel="00000000" w:rsidP="00000000" w:rsidRDefault="00000000" w:rsidRPr="00000000" w14:paraId="00000009">
      <w:pPr>
        <w:contextualSpacing w:val="0"/>
        <w:rPr/>
      </w:pPr>
      <w:r w:rsidDel="00000000" w:rsidR="00000000" w:rsidRPr="00000000">
        <w:rPr>
          <w:rtl w:val="0"/>
        </w:rPr>
      </w:r>
    </w:p>
    <w:p w:rsidR="00000000" w:rsidDel="00000000" w:rsidP="00000000" w:rsidRDefault="00000000" w:rsidRPr="00000000" w14:paraId="0000000A">
      <w:pPr>
        <w:contextualSpacing w:val="0"/>
        <w:rPr/>
      </w:pPr>
      <w:r w:rsidDel="00000000" w:rsidR="00000000" w:rsidRPr="00000000">
        <w:rPr>
          <w:rtl w:val="0"/>
        </w:rPr>
      </w:r>
    </w:p>
    <w:p w:rsidR="00000000" w:rsidDel="00000000" w:rsidP="00000000" w:rsidRDefault="00000000" w:rsidRPr="00000000" w14:paraId="0000000B">
      <w:pPr>
        <w:contextualSpacing w:val="0"/>
        <w:rPr/>
      </w:pPr>
      <w:r w:rsidDel="00000000" w:rsidR="00000000" w:rsidRPr="00000000">
        <w:rPr>
          <w:rFonts w:ascii="Arial Unicode MS" w:cs="Arial Unicode MS" w:eastAsia="Arial Unicode MS" w:hAnsi="Arial Unicode MS"/>
          <w:rtl w:val="0"/>
        </w:rPr>
        <w:t xml:space="preserve">基于标准共识分析师团队调查和研究，项目主要风险及优势在于：</w:t>
      </w:r>
    </w:p>
    <w:p w:rsidR="00000000" w:rsidDel="00000000" w:rsidP="00000000" w:rsidRDefault="00000000" w:rsidRPr="00000000" w14:paraId="0000000C">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tl w:val="0"/>
        </w:rPr>
      </w:r>
    </w:p>
    <w:p w:rsidR="00000000" w:rsidDel="00000000" w:rsidP="00000000" w:rsidRDefault="00000000" w:rsidRPr="00000000" w14:paraId="0000000D">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项目主要风险</w:t>
      </w:r>
    </w:p>
    <w:p w:rsidR="00000000" w:rsidDel="00000000" w:rsidP="00000000" w:rsidRDefault="00000000" w:rsidRPr="00000000" w14:paraId="0000000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tl w:val="0"/>
        </w:rPr>
      </w:r>
    </w:p>
    <w:p w:rsidR="00000000" w:rsidDel="00000000" w:rsidP="00000000" w:rsidRDefault="00000000" w:rsidRPr="00000000" w14:paraId="0000000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风险点一：Kyber 未来发展受制于跨链交易、储备库接入情况</w:t>
      </w:r>
      <w:r w:rsidDel="00000000" w:rsidR="00000000" w:rsidRPr="00000000">
        <w:rPr>
          <w:rFonts w:ascii="Microsoft Yahei" w:cs="Microsoft Yahei" w:eastAsia="Microsoft Yahei" w:hAnsi="Microsoft Yahei"/>
          <w:color w:val="579a78"/>
          <w:sz w:val="30"/>
          <w:szCs w:val="30"/>
          <w:rtl w:val="0"/>
        </w:rPr>
        <w:t xml:space="preserve">。</w:t>
      </w:r>
      <w:r w:rsidDel="00000000" w:rsidR="00000000" w:rsidRPr="00000000">
        <w:rPr>
          <w:rtl w:val="0"/>
        </w:rPr>
      </w:r>
    </w:p>
    <w:p w:rsidR="00000000" w:rsidDel="00000000" w:rsidP="00000000" w:rsidRDefault="00000000" w:rsidRPr="00000000" w14:paraId="00000010">
      <w:pPr>
        <w:contextualSpacing w:val="0"/>
        <w:rPr/>
      </w:pPr>
      <w:r w:rsidDel="00000000" w:rsidR="00000000" w:rsidRPr="00000000">
        <w:rPr>
          <w:rtl w:val="0"/>
        </w:rPr>
      </w:r>
    </w:p>
    <w:p w:rsidR="00000000" w:rsidDel="00000000" w:rsidP="00000000" w:rsidRDefault="00000000" w:rsidRPr="00000000" w14:paraId="00000011">
      <w:pPr>
        <w:contextualSpacing w:val="0"/>
        <w:rPr/>
      </w:pPr>
      <w:r w:rsidDel="00000000" w:rsidR="00000000" w:rsidRPr="00000000">
        <w:rPr>
          <w:rFonts w:ascii="Arial Unicode MS" w:cs="Arial Unicode MS" w:eastAsia="Arial Unicode MS" w:hAnsi="Arial Unicode MS"/>
          <w:rtl w:val="0"/>
        </w:rPr>
        <w:t xml:space="preserve">BTC 是数字货币交易对的主流媒介，Kyber 目前只支持基于以太开发的数字货币兑换，跨链交易</w:t>
      </w:r>
      <w:r w:rsidDel="00000000" w:rsidR="00000000" w:rsidRPr="00000000">
        <w:rPr>
          <w:rFonts w:ascii="Arial Unicode MS" w:cs="Arial Unicode MS" w:eastAsia="Arial Unicode MS" w:hAnsi="Arial Unicode MS"/>
          <w:rtl w:val="0"/>
        </w:rPr>
        <w:t xml:space="preserve">依赖于跨链技术链中继、Polkadot </w:t>
      </w:r>
      <w:r w:rsidDel="00000000" w:rsidR="00000000" w:rsidRPr="00000000">
        <w:rPr>
          <w:rFonts w:ascii="SimSun" w:cs="SimSun" w:eastAsia="SimSun" w:hAnsi="SimSun"/>
          <w:rtl w:val="0"/>
        </w:rPr>
        <w:t xml:space="preserve">和 </w:t>
      </w:r>
      <w:r w:rsidDel="00000000" w:rsidR="00000000" w:rsidRPr="00000000">
        <w:rPr>
          <w:rFonts w:ascii="Arial Unicode MS" w:cs="Arial Unicode MS" w:eastAsia="Arial Unicode MS" w:hAnsi="Arial Unicode MS"/>
          <w:rtl w:val="0"/>
        </w:rPr>
        <w:t xml:space="preserve">Cosmos 协议落地情况，即使这些技术开放给开发者使用，但是 Kyber 能否接入并顺利完成跨链交互仍存在不确定性。 Kyber 在解决扩容性问题前其 TPS 依赖以太坊网络。</w:t>
      </w:r>
    </w:p>
    <w:p w:rsidR="00000000" w:rsidDel="00000000" w:rsidP="00000000" w:rsidRDefault="00000000" w:rsidRPr="00000000" w14:paraId="00000012">
      <w:pPr>
        <w:contextualSpacing w:val="0"/>
        <w:rPr/>
      </w:pPr>
      <w:r w:rsidDel="00000000" w:rsidR="00000000" w:rsidRPr="00000000">
        <w:rPr>
          <w:rtl w:val="0"/>
        </w:rPr>
      </w:r>
    </w:p>
    <w:p w:rsidR="00000000" w:rsidDel="00000000" w:rsidP="00000000" w:rsidRDefault="00000000" w:rsidRPr="00000000" w14:paraId="00000013">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Arial Unicode MS" w:cs="Arial Unicode MS" w:eastAsia="Arial Unicode MS" w:hAnsi="Arial Unicode MS"/>
          <w:sz w:val="24"/>
          <w:szCs w:val="24"/>
          <w:rtl w:val="0"/>
        </w:rPr>
        <w:t xml:space="preserve">Kyber 的储备库提供兑换货币，储备库是否提供多样性的数字货币影响了 Kyber 协议能否被更多的开发者接入。</w:t>
      </w:r>
      <w:r w:rsidDel="00000000" w:rsidR="00000000" w:rsidRPr="00000000">
        <w:rPr>
          <w:rtl w:val="0"/>
        </w:rPr>
      </w:r>
    </w:p>
    <w:p w:rsidR="00000000" w:rsidDel="00000000" w:rsidP="00000000" w:rsidRDefault="00000000" w:rsidRPr="00000000" w14:paraId="0000001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15">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16">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17">
      <w:pPr>
        <w:contextualSpacing w:val="0"/>
        <w:rPr/>
      </w:pPr>
      <w:r w:rsidDel="00000000" w:rsidR="00000000" w:rsidRPr="00000000">
        <w:rPr>
          <w:rtl w:val="0"/>
        </w:rPr>
      </w:r>
    </w:p>
    <w:p w:rsidR="00000000" w:rsidDel="00000000" w:rsidP="00000000" w:rsidRDefault="00000000" w:rsidRPr="00000000" w14:paraId="00000018">
      <w:pPr>
        <w:contextualSpacing w:val="0"/>
        <w:rPr/>
      </w:pPr>
      <w:r w:rsidDel="00000000" w:rsidR="00000000" w:rsidRPr="00000000">
        <w:rPr>
          <w:rtl w:val="0"/>
        </w:rPr>
      </w:r>
    </w:p>
    <w:p w:rsidR="00000000" w:rsidDel="00000000" w:rsidP="00000000" w:rsidRDefault="00000000" w:rsidRPr="00000000" w14:paraId="0000001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风险点二：KyberNetwork 储备库管理机制中心化程度高。</w:t>
      </w:r>
    </w:p>
    <w:p w:rsidR="00000000" w:rsidDel="00000000" w:rsidP="00000000" w:rsidRDefault="00000000" w:rsidRPr="00000000" w14:paraId="0000001A">
      <w:pPr>
        <w:contextualSpacing w:val="0"/>
        <w:rPr/>
      </w:pPr>
      <w:r w:rsidDel="00000000" w:rsidR="00000000" w:rsidRPr="00000000">
        <w:rPr>
          <w:rtl w:val="0"/>
        </w:rPr>
      </w:r>
    </w:p>
    <w:p w:rsidR="00000000" w:rsidDel="00000000" w:rsidP="00000000" w:rsidRDefault="00000000" w:rsidRPr="00000000" w14:paraId="0000001B">
      <w:pPr>
        <w:contextualSpacing w:val="0"/>
        <w:rPr/>
      </w:pPr>
      <w:r w:rsidDel="00000000" w:rsidR="00000000" w:rsidRPr="00000000">
        <w:rPr>
          <w:rFonts w:ascii="Arial Unicode MS" w:cs="Arial Unicode MS" w:eastAsia="Arial Unicode MS" w:hAnsi="Arial Unicode MS"/>
          <w:rtl w:val="0"/>
        </w:rPr>
        <w:t xml:space="preserve">储备库管理者在 KyberNetwork 协议中担任了重要的价格发现</w:t>
      </w:r>
      <w:r w:rsidDel="00000000" w:rsidR="00000000" w:rsidRPr="00000000">
        <w:rPr>
          <w:rFonts w:ascii="Arial Unicode MS" w:cs="Arial Unicode MS" w:eastAsia="Arial Unicode MS" w:hAnsi="Arial Unicode MS"/>
          <w:rtl w:val="0"/>
        </w:rPr>
        <w:t xml:space="preserve">的角色</w:t>
      </w:r>
      <w:r w:rsidDel="00000000" w:rsidR="00000000" w:rsidRPr="00000000">
        <w:rPr>
          <w:rFonts w:ascii="Arial Unicode MS" w:cs="Arial Unicode MS" w:eastAsia="Arial Unicode MS" w:hAnsi="Arial Unicode MS"/>
          <w:rtl w:val="0"/>
        </w:rPr>
        <w:t xml:space="preserve">，Kyber 在应对储备库管理者提供的兑换率破坏市场价格问题时，采用的是链下治理标记可疑储备库管理者并有权终止交易，这样的应对措施过于中心化，Kyber 需要建立完善的去中心储备库管理制度。</w:t>
      </w:r>
    </w:p>
    <w:p w:rsidR="00000000" w:rsidDel="00000000" w:rsidP="00000000" w:rsidRDefault="00000000" w:rsidRPr="00000000" w14:paraId="0000001C">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tl w:val="0"/>
        </w:rPr>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风险点三：锁仓解锁机制不明确，</w:t>
      </w:r>
      <w:r w:rsidDel="00000000" w:rsidR="00000000" w:rsidRPr="00000000">
        <w:rPr>
          <w:rFonts w:ascii="Microsoft Yahei" w:cs="Microsoft Yahei" w:eastAsia="Microsoft Yahei" w:hAnsi="Microsoft Yahei"/>
          <w:color w:val="579a78"/>
          <w:sz w:val="30"/>
          <w:szCs w:val="30"/>
          <w:rtl w:val="0"/>
        </w:rPr>
        <w:t xml:space="preserve">持仓</w:t>
      </w:r>
      <w:r w:rsidDel="00000000" w:rsidR="00000000" w:rsidRPr="00000000">
        <w:rPr>
          <w:rFonts w:ascii="Microsoft Yahei" w:cs="Microsoft Yahei" w:eastAsia="Microsoft Yahei" w:hAnsi="Microsoft Yahei"/>
          <w:color w:val="579a78"/>
          <w:sz w:val="30"/>
          <w:szCs w:val="30"/>
          <w:rtl w:val="0"/>
        </w:rPr>
        <w:t xml:space="preserve">地址透明度低</w:t>
      </w:r>
      <w:r w:rsidDel="00000000" w:rsidR="00000000" w:rsidRPr="00000000">
        <w:rPr>
          <w:rFonts w:ascii="Microsoft Yahei" w:cs="Microsoft Yahei" w:eastAsia="Microsoft Yahei" w:hAnsi="Microsoft Yahei"/>
          <w:color w:val="579a78"/>
          <w:sz w:val="30"/>
          <w:szCs w:val="30"/>
          <w:rtl w:val="0"/>
        </w:rPr>
        <w:t xml:space="preserve">。</w:t>
      </w:r>
    </w:p>
    <w:p w:rsidR="00000000" w:rsidDel="00000000" w:rsidP="00000000" w:rsidRDefault="00000000" w:rsidRPr="00000000" w14:paraId="0000001F">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20">
      <w:pPr>
        <w:contextualSpacing w:val="0"/>
        <w:rPr/>
      </w:pPr>
      <w:r w:rsidDel="00000000" w:rsidR="00000000" w:rsidRPr="00000000">
        <w:rPr>
          <w:rFonts w:ascii="Arial Unicode MS" w:cs="Arial Unicode MS" w:eastAsia="Arial Unicode MS" w:hAnsi="Arial Unicode MS"/>
          <w:rtl w:val="0"/>
        </w:rPr>
        <w:t xml:space="preserve">KNC 有一年锁定期且两年内完全分配，目前即将到解锁期。所以项目方所持代币量对价格走势具有一定影响力，由于项目方没有明确的释放计划，仅表示每月释放一次，无法进行跟踪监督，存在一定的抛售风险。KyberMultiSigWallet 账户（锁仓地址）地址透明度低，无法明确释放来源及释放频率。</w:t>
      </w:r>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b w:val="1"/>
          <w:color w:val="579a78"/>
          <w:sz w:val="36"/>
          <w:szCs w:val="36"/>
        </w:rPr>
      </w:pPr>
      <w:r w:rsidDel="00000000" w:rsidR="00000000" w:rsidRPr="00000000">
        <w:rPr>
          <w:rFonts w:ascii="Microsoft Yahei" w:cs="Microsoft Yahei" w:eastAsia="Microsoft Yahei" w:hAnsi="Microsoft Yahei"/>
          <w:b w:val="1"/>
          <w:color w:val="579a78"/>
          <w:sz w:val="36"/>
          <w:szCs w:val="36"/>
          <w:rtl w:val="0"/>
        </w:rPr>
        <w:t xml:space="preserve">项目主要优势</w:t>
      </w:r>
    </w:p>
    <w:p w:rsidR="00000000" w:rsidDel="00000000" w:rsidP="00000000" w:rsidRDefault="00000000" w:rsidRPr="00000000" w14:paraId="00000023">
      <w:pPr>
        <w:contextualSpacing w:val="0"/>
        <w:rPr/>
      </w:pPr>
      <w:r w:rsidDel="00000000" w:rsidR="00000000" w:rsidRPr="00000000">
        <w:rPr>
          <w:rtl w:val="0"/>
        </w:rPr>
      </w:r>
    </w:p>
    <w:p w:rsidR="00000000" w:rsidDel="00000000" w:rsidP="00000000" w:rsidRDefault="00000000" w:rsidRPr="00000000" w14:paraId="0000002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优势一：据官网不完</w:t>
      </w:r>
      <w:r w:rsidDel="00000000" w:rsidR="00000000" w:rsidRPr="00000000">
        <w:rPr>
          <w:rFonts w:ascii="Microsoft Yahei" w:cs="Microsoft Yahei" w:eastAsia="Microsoft Yahei" w:hAnsi="Microsoft Yahei"/>
          <w:color w:val="579a78"/>
          <w:sz w:val="30"/>
          <w:szCs w:val="30"/>
          <w:rtl w:val="0"/>
        </w:rPr>
        <w:t xml:space="preserve">全统计 12 家应用已接入 KyberNetwork 协议，支持 45 种数字货币兑换。</w:t>
      </w:r>
    </w:p>
    <w:p w:rsidR="00000000" w:rsidDel="00000000" w:rsidP="00000000" w:rsidRDefault="00000000" w:rsidRPr="00000000" w14:paraId="00000025">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tl w:val="0"/>
        </w:rPr>
      </w:r>
    </w:p>
    <w:p w:rsidR="00000000" w:rsidDel="00000000" w:rsidP="00000000" w:rsidRDefault="00000000" w:rsidRPr="00000000" w14:paraId="00000026">
      <w:pPr>
        <w:pBdr>
          <w:top w:color="auto" w:space="0" w:sz="0" w:val="none"/>
          <w:left w:color="auto" w:space="0" w:sz="0" w:val="none"/>
          <w:bottom w:color="auto" w:space="0" w:sz="0" w:val="none"/>
          <w:right w:color="auto" w:space="0" w:sz="0" w:val="none"/>
          <w:between w:color="auto" w:space="0" w:sz="0" w:val="none"/>
        </w:pBdr>
        <w:contextualSpacing w:val="0"/>
        <w:rPr>
          <w:sz w:val="24"/>
          <w:szCs w:val="24"/>
        </w:rPr>
      </w:pPr>
      <w:r w:rsidDel="00000000" w:rsidR="00000000" w:rsidRPr="00000000">
        <w:rPr>
          <w:rtl w:val="0"/>
        </w:rPr>
      </w:r>
    </w:p>
    <w:p w:rsidR="00000000" w:rsidDel="00000000" w:rsidP="00000000" w:rsidRDefault="00000000" w:rsidRPr="00000000" w14:paraId="00000027">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KyberNetwork 协议已经落地，开发者可以有效调用并实现数字货币兑换，接入该协议的钱包并已经为用户提供数字货币兑换，采用该协议的钱包包括：METAMASK、imtoken、MyEtherWallet 等 12 家应用，根据官方统计该协议共支持 45 种基于以太坊发行的数字货币间的兑换，24 小时交易量约 </w:t>
      </w:r>
      <w:r w:rsidDel="00000000" w:rsidR="00000000" w:rsidRPr="00000000">
        <w:rPr>
          <w:sz w:val="24"/>
          <w:szCs w:val="24"/>
          <w:rtl w:val="0"/>
        </w:rPr>
        <w:t xml:space="preserve">$26</w:t>
      </w:r>
      <w:r w:rsidDel="00000000" w:rsidR="00000000" w:rsidRPr="00000000">
        <w:rPr>
          <w:sz w:val="24"/>
          <w:szCs w:val="24"/>
          <w:rtl w:val="0"/>
        </w:rPr>
        <w:t xml:space="preserve">0K</w:t>
      </w:r>
      <w:r w:rsidDel="00000000" w:rsidR="00000000" w:rsidRPr="00000000">
        <w:rPr>
          <w:rFonts w:ascii="Arial Unicode MS" w:cs="Arial Unicode MS" w:eastAsia="Arial Unicode MS" w:hAnsi="Arial Unicode MS"/>
          <w:sz w:val="24"/>
          <w:szCs w:val="24"/>
          <w:rtl w:val="0"/>
        </w:rPr>
        <w:t xml:space="preserve">。</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r>
    </w:p>
    <w:p w:rsidR="00000000" w:rsidDel="00000000" w:rsidP="00000000" w:rsidRDefault="00000000" w:rsidRPr="00000000" w14:paraId="0000002A">
      <w:pP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优势二：Kyber 提供的数字货币兑换相对于其他去中心交易所协议，</w:t>
      </w:r>
      <w:r w:rsidDel="00000000" w:rsidR="00000000" w:rsidRPr="00000000">
        <w:rPr>
          <w:rFonts w:ascii="Microsoft Yahei" w:cs="Microsoft Yahei" w:eastAsia="Microsoft Yahei" w:hAnsi="Microsoft Yahei"/>
          <w:color w:val="579a78"/>
          <w:sz w:val="30"/>
          <w:szCs w:val="30"/>
          <w:rtl w:val="0"/>
        </w:rPr>
        <w:t xml:space="preserve">具有即时交易、链上撮合交易、流动性好的优势 。</w:t>
      </w:r>
      <w:r w:rsidDel="00000000" w:rsidR="00000000" w:rsidRPr="00000000">
        <w:rPr>
          <w:rtl w:val="0"/>
        </w:rPr>
      </w:r>
    </w:p>
    <w:p w:rsidR="00000000" w:rsidDel="00000000" w:rsidP="00000000" w:rsidRDefault="00000000" w:rsidRPr="00000000" w14:paraId="0000002B">
      <w:pPr>
        <w:contextualSpacing w:val="0"/>
        <w:rPr>
          <w:rFonts w:ascii="Microsoft Yahei" w:cs="Microsoft Yahei" w:eastAsia="Microsoft Yahei" w:hAnsi="Microsoft Yahei"/>
          <w:color w:val="579a78"/>
          <w:sz w:val="30"/>
          <w:szCs w:val="30"/>
        </w:rPr>
      </w:pPr>
      <w:r w:rsidDel="00000000" w:rsidR="00000000" w:rsidRPr="00000000">
        <w:rPr>
          <w:rtl w:val="0"/>
        </w:rPr>
      </w:r>
    </w:p>
    <w:p w:rsidR="00000000" w:rsidDel="00000000" w:rsidP="00000000" w:rsidRDefault="00000000" w:rsidRPr="00000000" w14:paraId="0000002C">
      <w:pPr>
        <w:contextualSpacing w:val="0"/>
        <w:rPr>
          <w:color w:val="579a78"/>
          <w:sz w:val="24"/>
          <w:szCs w:val="24"/>
        </w:rPr>
      </w:pPr>
      <w:r w:rsidDel="00000000" w:rsidR="00000000" w:rsidRPr="00000000">
        <w:rPr>
          <w:rFonts w:ascii="Arial Unicode MS" w:cs="Arial Unicode MS" w:eastAsia="Arial Unicode MS" w:hAnsi="Arial Unicode MS"/>
          <w:sz w:val="24"/>
          <w:szCs w:val="24"/>
          <w:rtl w:val="0"/>
        </w:rPr>
        <w:t xml:space="preserve">KyberNetwork 协议提供的是数字货币兑换，与去中心交易所订单撮合机制不同，Kyber 是有储备库提供流动性，储备库能否提供该代币交易，订单发出即可通过 Kyber 合约确认，没有订单撮合的等待期。交易过程全部记录在以太坊网络中。</w:t>
      </w:r>
      <w:r w:rsidDel="00000000" w:rsidR="00000000" w:rsidRPr="00000000">
        <w:rPr>
          <w:rtl w:val="0"/>
        </w:rPr>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sz w:val="30"/>
          <w:szCs w:val="30"/>
        </w:rPr>
      </w:pPr>
      <w:r w:rsidDel="00000000" w:rsidR="00000000" w:rsidRPr="00000000">
        <w:rPr>
          <w:rFonts w:ascii="Microsoft Yahei" w:cs="Microsoft Yahei" w:eastAsia="Microsoft Yahei" w:hAnsi="Microsoft Yahei"/>
          <w:color w:val="579a78"/>
          <w:sz w:val="30"/>
          <w:szCs w:val="30"/>
          <w:rtl w:val="0"/>
        </w:rPr>
        <w:t xml:space="preserve">优势三：团队区块链技术背景较强，以太坊创始人担任其顾问。</w:t>
      </w:r>
    </w:p>
    <w:p w:rsidR="00000000" w:rsidDel="00000000" w:rsidP="00000000" w:rsidRDefault="00000000" w:rsidRPr="00000000" w14:paraId="0000002F">
      <w:pPr>
        <w:contextualSpacing w:val="0"/>
        <w:rPr/>
      </w:pPr>
      <w:r w:rsidDel="00000000" w:rsidR="00000000" w:rsidRPr="00000000">
        <w:rPr>
          <w:rtl w:val="0"/>
        </w:rPr>
      </w:r>
    </w:p>
    <w:p w:rsidR="00000000" w:rsidDel="00000000" w:rsidP="00000000" w:rsidRDefault="00000000" w:rsidRPr="00000000" w14:paraId="00000030">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项目团队 CEO、CTO 和首席工程师区块链开发技术经验丰富，其中 CEO 与首席工程师曾有较长时间的关于加密货币研究的合作，项目 CTO 计算机技术背景深厚。另外，项目顾问团队背景也十分强大，以太坊创始人 Vitalik 等知名技术人士和资深金融人士担任项目顾问，为技术开发和运作带来强有力的支撑。</w:t>
      </w:r>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r>
    </w:p>
    <w:p w:rsidR="00000000" w:rsidDel="00000000" w:rsidP="00000000" w:rsidRDefault="00000000" w:rsidRPr="00000000" w14:paraId="00000033">
      <w:pPr>
        <w:contextualSpacing w:val="0"/>
        <w:rPr/>
      </w:pPr>
      <w:r w:rsidDel="00000000" w:rsidR="00000000" w:rsidRPr="00000000">
        <w:rPr>
          <w:rtl w:val="0"/>
        </w:rPr>
      </w:r>
    </w:p>
    <w:p w:rsidR="00000000" w:rsidDel="00000000" w:rsidP="00000000" w:rsidRDefault="00000000" w:rsidRPr="00000000" w14:paraId="00000034">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以上为项目主要风险点和优势，以下为完整报告。</w:t>
      </w:r>
    </w:p>
    <w:p w:rsidR="00000000" w:rsidDel="00000000" w:rsidP="00000000" w:rsidRDefault="00000000" w:rsidRPr="00000000" w14:paraId="00000035">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rPr>
      </w:pPr>
      <w:r w:rsidDel="00000000" w:rsidR="00000000" w:rsidRPr="00000000">
        <w:rPr>
          <w:rtl w:val="0"/>
        </w:rPr>
      </w:r>
    </w:p>
    <w:p w:rsidR="00000000" w:rsidDel="00000000" w:rsidP="00000000" w:rsidRDefault="00000000" w:rsidRPr="00000000" w14:paraId="00000036">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如果任何项目方对标准共识的评级结果有疑问，或对相关数据提出申诉（包括但不限于项目运营数字、重要团队成员变更原因、代码更新和最新交易表现等），标准共识分析师团队会根据材料的真实性重新评估。</w:t>
      </w:r>
    </w:p>
    <w:p w:rsidR="00000000" w:rsidDel="00000000" w:rsidP="00000000" w:rsidRDefault="00000000" w:rsidRPr="00000000" w14:paraId="00000037">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8">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Fonts w:ascii="Microsoft Yahei" w:cs="Microsoft Yahei" w:eastAsia="Microsoft Yahei" w:hAnsi="Microsoft Yahei"/>
          <w:color w:val="579a78"/>
          <w:rtl w:val="0"/>
        </w:rPr>
        <w:t xml:space="preserve">如果标准共识分析师团队在调查过程中使用了错误材料而影响评级结果，或任何项目变动可能导致评级等级变动时，标准共识也会重新调查和评估风险等级。</w:t>
      </w:r>
    </w:p>
    <w:p w:rsidR="00000000" w:rsidDel="00000000" w:rsidP="00000000" w:rsidRDefault="00000000" w:rsidRPr="00000000" w14:paraId="00000039">
      <w:pPr>
        <w:pBdr>
          <w:top w:color="auto" w:space="0" w:sz="0" w:val="none"/>
          <w:left w:color="auto" w:space="0" w:sz="0" w:val="none"/>
          <w:bottom w:color="auto" w:space="0" w:sz="0" w:val="none"/>
          <w:right w:color="auto" w:space="0" w:sz="0" w:val="none"/>
          <w:between w:color="auto" w:space="0" w:sz="0" w:val="none"/>
        </w:pBdr>
        <w:contextualSpacing w:val="0"/>
        <w:rPr>
          <w:rFonts w:ascii="Microsoft Yahei" w:cs="Microsoft Yahei" w:eastAsia="Microsoft Yahei" w:hAnsi="Microsoft Yahei"/>
          <w:color w:val="579a78"/>
        </w:rPr>
      </w:pPr>
      <w:r w:rsidDel="00000000" w:rsidR="00000000" w:rsidRPr="00000000">
        <w:rPr>
          <w:rtl w:val="0"/>
        </w:rPr>
      </w:r>
    </w:p>
    <w:p w:rsidR="00000000" w:rsidDel="00000000" w:rsidP="00000000" w:rsidRDefault="00000000" w:rsidRPr="00000000" w14:paraId="0000003A">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Fonts w:ascii="Microsoft Yahei" w:cs="Microsoft Yahei" w:eastAsia="Microsoft Yahei" w:hAnsi="Microsoft Yahei"/>
          <w:color w:val="579a78"/>
          <w:rtl w:val="0"/>
        </w:rPr>
        <w:t xml:space="preserve">任何项目方、利益相关方和投资者可直接通过微信公众号（「标准共识」ID：SNCrating）后台与我们联系，也可以发送邮件至：contact@sncrating.com。</w:t>
      </w:r>
      <w:r w:rsidDel="00000000" w:rsidR="00000000" w:rsidRPr="00000000">
        <w:rPr>
          <w:rtl w:val="0"/>
        </w:rPr>
      </w:r>
    </w:p>
    <w:p w:rsidR="00000000" w:rsidDel="00000000" w:rsidP="00000000" w:rsidRDefault="00000000" w:rsidRPr="00000000" w14:paraId="0000003B">
      <w:pPr>
        <w:contextualSpacing w:val="0"/>
        <w:rPr>
          <w:color w:val="579a78"/>
        </w:rPr>
      </w:pPr>
      <w:r w:rsidDel="00000000" w:rsidR="00000000" w:rsidRPr="00000000">
        <w:rPr>
          <w:rtl w:val="0"/>
        </w:rPr>
      </w:r>
    </w:p>
    <w:p w:rsidR="00000000" w:rsidDel="00000000" w:rsidP="00000000" w:rsidRDefault="00000000" w:rsidRPr="00000000" w14:paraId="0000003C">
      <w:pPr>
        <w:pStyle w:val="Heading2"/>
        <w:spacing w:after="0" w:before="0" w:lineRule="auto"/>
        <w:contextualSpacing w:val="0"/>
        <w:rPr>
          <w:sz w:val="60"/>
          <w:szCs w:val="60"/>
        </w:rPr>
      </w:pPr>
      <w:bookmarkStart w:colFirst="0" w:colLast="0" w:name="_b3l71caqs87x" w:id="3"/>
      <w:bookmarkEnd w:id="3"/>
      <w:r w:rsidDel="00000000" w:rsidR="00000000" w:rsidRPr="00000000">
        <w:rPr>
          <w:rFonts w:ascii="Arial Unicode MS" w:cs="Arial Unicode MS" w:eastAsia="Arial Unicode MS" w:hAnsi="Arial Unicode MS"/>
          <w:sz w:val="60"/>
          <w:szCs w:val="60"/>
          <w:rtl w:val="0"/>
        </w:rPr>
        <w:t xml:space="preserve">Rationale 依据</w:t>
      </w:r>
    </w:p>
    <w:p w:rsidR="00000000" w:rsidDel="00000000" w:rsidP="00000000" w:rsidRDefault="00000000" w:rsidRPr="00000000" w14:paraId="0000003D">
      <w:pPr>
        <w:pStyle w:val="Heading3"/>
        <w:contextualSpacing w:val="0"/>
        <w:rPr>
          <w:b w:val="1"/>
          <w:color w:val="579a78"/>
          <w:sz w:val="22"/>
          <w:szCs w:val="22"/>
        </w:rPr>
      </w:pPr>
      <w:bookmarkStart w:colFirst="0" w:colLast="0" w:name="_g2f6wmmnqa6j" w:id="4"/>
      <w:bookmarkEnd w:id="4"/>
      <w:r w:rsidDel="00000000" w:rsidR="00000000" w:rsidRPr="00000000">
        <w:rPr>
          <w:rFonts w:ascii="Arial Unicode MS" w:cs="Arial Unicode MS" w:eastAsia="Arial Unicode MS" w:hAnsi="Arial Unicode MS"/>
          <w:b w:val="1"/>
          <w:color w:val="579a78"/>
          <w:sz w:val="36"/>
          <w:szCs w:val="36"/>
          <w:rtl w:val="0"/>
        </w:rPr>
        <w:t xml:space="preserve">产品和技术模块</w:t>
      </w:r>
      <w:r w:rsidDel="00000000" w:rsidR="00000000" w:rsidRPr="00000000">
        <w:rPr>
          <w:rtl w:val="0"/>
        </w:rPr>
      </w:r>
    </w:p>
    <w:p w:rsidR="00000000" w:rsidDel="00000000" w:rsidP="00000000" w:rsidRDefault="00000000" w:rsidRPr="00000000" w14:paraId="0000003E">
      <w:pPr>
        <w:pStyle w:val="Heading4"/>
        <w:spacing w:after="0" w:before="0" w:lineRule="auto"/>
        <w:contextualSpacing w:val="0"/>
        <w:rPr>
          <w:b w:val="1"/>
          <w:color w:val="579a78"/>
          <w:sz w:val="22"/>
          <w:szCs w:val="22"/>
        </w:rPr>
      </w:pPr>
      <w:bookmarkStart w:colFirst="0" w:colLast="0" w:name="_6q5bkvuhe3i4" w:id="5"/>
      <w:bookmarkEnd w:id="5"/>
      <w:r w:rsidDel="00000000" w:rsidR="00000000" w:rsidRPr="00000000">
        <w:rPr>
          <w:rtl w:val="0"/>
        </w:rPr>
      </w:r>
    </w:p>
    <w:p w:rsidR="00000000" w:rsidDel="00000000" w:rsidP="00000000" w:rsidRDefault="00000000" w:rsidRPr="00000000" w14:paraId="0000003F">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kzy9v1h6ruwr" w:id="6"/>
      <w:bookmarkEnd w:id="6"/>
      <w:r w:rsidDel="00000000" w:rsidR="00000000" w:rsidRPr="00000000">
        <w:rPr>
          <w:rFonts w:ascii="Microsoft Yahei" w:cs="Microsoft Yahei" w:eastAsia="Microsoft Yahei" w:hAnsi="Microsoft Yahei"/>
          <w:color w:val="579a78"/>
          <w:sz w:val="30"/>
          <w:szCs w:val="30"/>
          <w:rtl w:val="0"/>
        </w:rPr>
        <w:t xml:space="preserve">市场及产品分析</w:t>
      </w:r>
    </w:p>
    <w:p w:rsidR="00000000" w:rsidDel="00000000" w:rsidP="00000000" w:rsidRDefault="00000000" w:rsidRPr="00000000" w14:paraId="00000040">
      <w:pPr>
        <w:contextualSpacing w:val="0"/>
        <w:rPr/>
      </w:pPr>
      <w:r w:rsidDel="00000000" w:rsidR="00000000" w:rsidRPr="00000000">
        <w:rPr>
          <w:rtl w:val="0"/>
        </w:rPr>
      </w:r>
    </w:p>
    <w:p w:rsidR="00000000" w:rsidDel="00000000" w:rsidP="00000000" w:rsidRDefault="00000000" w:rsidRPr="00000000" w14:paraId="00000041">
      <w:pPr>
        <w:contextualSpacing w:val="0"/>
        <w:rPr/>
      </w:pPr>
      <w:r w:rsidDel="00000000" w:rsidR="00000000" w:rsidRPr="00000000">
        <w:rPr>
          <w:rFonts w:ascii="Arial Unicode MS" w:cs="Arial Unicode MS" w:eastAsia="Arial Unicode MS" w:hAnsi="Arial Unicode MS"/>
          <w:rtl w:val="0"/>
        </w:rPr>
        <w:t xml:space="preserve">KyberNetwork 项目团队于 2017 年 9 月 15 日进行了项目众筹发售。</w:t>
      </w:r>
      <w:r w:rsidDel="00000000" w:rsidR="00000000" w:rsidRPr="00000000">
        <w:rPr>
          <w:rtl w:val="0"/>
        </w:rPr>
      </w:r>
    </w:p>
    <w:p w:rsidR="00000000" w:rsidDel="00000000" w:rsidP="00000000" w:rsidRDefault="00000000" w:rsidRPr="00000000" w14:paraId="00000042">
      <w:pPr>
        <w:contextualSpacing w:val="0"/>
        <w:rPr/>
      </w:pPr>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Fonts w:ascii="Arial Unicode MS" w:cs="Arial Unicode MS" w:eastAsia="Arial Unicode MS" w:hAnsi="Arial Unicode MS"/>
          <w:rtl w:val="0"/>
        </w:rPr>
        <w:t xml:space="preserve">KyberNetwork 项目有两个重要的组成部分：KyberNetwork 协议、KyberGo (代币销售平台，暂未发布）。</w:t>
      </w:r>
    </w:p>
    <w:p w:rsidR="00000000" w:rsidDel="00000000" w:rsidP="00000000" w:rsidRDefault="00000000" w:rsidRPr="00000000" w14:paraId="00000044">
      <w:pPr>
        <w:contextualSpacing w:val="0"/>
        <w:rPr/>
      </w:pPr>
      <w:r w:rsidDel="00000000" w:rsidR="00000000" w:rsidRPr="00000000">
        <w:rPr>
          <w:rtl w:val="0"/>
        </w:rPr>
      </w:r>
    </w:p>
    <w:p w:rsidR="00000000" w:rsidDel="00000000" w:rsidP="00000000" w:rsidRDefault="00000000" w:rsidRPr="00000000" w14:paraId="00000045">
      <w:pPr>
        <w:contextualSpacing w:val="0"/>
        <w:rPr/>
      </w:pPr>
      <w:r w:rsidDel="00000000" w:rsidR="00000000" w:rsidRPr="00000000">
        <w:rPr>
          <w:rFonts w:ascii="Arial Unicode MS" w:cs="Arial Unicode MS" w:eastAsia="Arial Unicode MS" w:hAnsi="Arial Unicode MS"/>
          <w:rtl w:val="0"/>
        </w:rPr>
        <w:t xml:space="preserve">KyberNetwork 协议是一个基于以太坊开发的具备高流动性的数字资产及加密数字货币即时交易和兑换的链上协议。目前 KyberNetwork 协议支持 45 种基于 ERC-20 发行的数字货币兑换。</w:t>
      </w:r>
    </w:p>
    <w:p w:rsidR="00000000" w:rsidDel="00000000" w:rsidP="00000000" w:rsidRDefault="00000000" w:rsidRPr="00000000" w14:paraId="00000046">
      <w:pPr>
        <w:contextualSpacing w:val="0"/>
        <w:rPr/>
      </w:pPr>
      <w:r w:rsidDel="00000000" w:rsidR="00000000" w:rsidRPr="00000000">
        <w:rPr>
          <w:rtl w:val="0"/>
        </w:rPr>
      </w:r>
    </w:p>
    <w:p w:rsidR="00000000" w:rsidDel="00000000" w:rsidP="00000000" w:rsidRDefault="00000000" w:rsidRPr="00000000" w14:paraId="00000047">
      <w:pPr>
        <w:contextualSpacing w:val="0"/>
        <w:rPr/>
      </w:pPr>
      <w:r w:rsidDel="00000000" w:rsidR="00000000" w:rsidRPr="00000000">
        <w:rPr>
          <w:rFonts w:ascii="Arial Unicode MS" w:cs="Arial Unicode MS" w:eastAsia="Arial Unicode MS" w:hAnsi="Arial Unicode MS"/>
          <w:rtl w:val="0"/>
        </w:rPr>
        <w:t xml:space="preserve">KyberNetwork 协议产品化过程中有三个部分：KyberSwap（数字货币兑换）、</w:t>
      </w:r>
      <w:r w:rsidDel="00000000" w:rsidR="00000000" w:rsidRPr="00000000">
        <w:rPr>
          <w:rFonts w:ascii="Arial Unicode MS" w:cs="Arial Unicode MS" w:eastAsia="Arial Unicode MS" w:hAnsi="Arial Unicode MS"/>
          <w:rtl w:val="0"/>
        </w:rPr>
        <w:t xml:space="preserve">KyberLiquidity（流通性提供者）、KyberReserve（储备库）。</w:t>
      </w:r>
    </w:p>
    <w:p w:rsidR="00000000" w:rsidDel="00000000" w:rsidP="00000000" w:rsidRDefault="00000000" w:rsidRPr="00000000" w14:paraId="00000048">
      <w:pPr>
        <w:contextualSpacing w:val="0"/>
        <w:rPr/>
      </w:pPr>
      <w:r w:rsidDel="00000000" w:rsidR="00000000" w:rsidRPr="00000000">
        <w:rPr>
          <w:rtl w:val="0"/>
        </w:rPr>
      </w:r>
    </w:p>
    <w:p w:rsidR="00000000" w:rsidDel="00000000" w:rsidP="00000000" w:rsidRDefault="00000000" w:rsidRPr="00000000" w14:paraId="00000049">
      <w:pPr>
        <w:contextualSpacing w:val="0"/>
        <w:rPr/>
      </w:pPr>
      <w:r w:rsidDel="00000000" w:rsidR="00000000" w:rsidRPr="00000000">
        <w:rPr>
          <w:rFonts w:ascii="Arial Unicode MS" w:cs="Arial Unicode MS" w:eastAsia="Arial Unicode MS" w:hAnsi="Arial Unicode MS"/>
          <w:rtl w:val="0"/>
        </w:rPr>
        <w:t xml:space="preserve">KyberSwap 通过调用储备库实现货币兑换，钱包和网站可以无缝地利用 KyberLiquidity（调用 KyberSwap 的工具） 在平台上提供代币兑换服务。</w:t>
      </w:r>
    </w:p>
    <w:p w:rsidR="00000000" w:rsidDel="00000000" w:rsidP="00000000" w:rsidRDefault="00000000" w:rsidRPr="00000000" w14:paraId="0000004A">
      <w:pPr>
        <w:contextualSpacing w:val="0"/>
        <w:rPr/>
      </w:pPr>
      <w:r w:rsidDel="00000000" w:rsidR="00000000" w:rsidRPr="00000000">
        <w:rPr>
          <w:rtl w:val="0"/>
        </w:rPr>
      </w:r>
    </w:p>
    <w:p w:rsidR="00000000" w:rsidDel="00000000" w:rsidP="00000000" w:rsidRDefault="00000000" w:rsidRPr="00000000" w14:paraId="0000004B">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KyberNetwork 协议的参与者可以划分为 5 类角色：</w:t>
      </w:r>
    </w:p>
    <w:p w:rsidR="00000000" w:rsidDel="00000000" w:rsidP="00000000" w:rsidRDefault="00000000" w:rsidRPr="00000000" w14:paraId="0000004C">
      <w:pPr>
        <w:ind w:left="720" w:firstLine="0"/>
        <w:contextualSpacing w:val="0"/>
        <w:rPr/>
      </w:pPr>
      <w:r w:rsidDel="00000000" w:rsidR="00000000" w:rsidRPr="00000000">
        <w:rPr>
          <w:rtl w:val="0"/>
        </w:rPr>
      </w:r>
    </w:p>
    <w:p w:rsidR="00000000" w:rsidDel="00000000" w:rsidP="00000000" w:rsidRDefault="00000000" w:rsidRPr="00000000" w14:paraId="0000004D">
      <w:pPr>
        <w:ind w:left="720" w:firstLine="0"/>
        <w:contextualSpacing w:val="0"/>
        <w:rPr/>
      </w:pPr>
      <w:r w:rsidDel="00000000" w:rsidR="00000000" w:rsidRPr="00000000">
        <w:rPr>
          <w:rFonts w:ascii="Arial Unicode MS" w:cs="Arial Unicode MS" w:eastAsia="Arial Unicode MS" w:hAnsi="Arial Unicode MS"/>
          <w:rtl w:val="0"/>
        </w:rPr>
        <w:t xml:space="preserve">1）在网络中发送和接收代币的用户。 KyberNetwork 的用户包括个人用户、智能合约账户和商家。</w:t>
      </w:r>
    </w:p>
    <w:p w:rsidR="00000000" w:rsidDel="00000000" w:rsidP="00000000" w:rsidRDefault="00000000" w:rsidRPr="00000000" w14:paraId="0000004E">
      <w:pPr>
        <w:ind w:left="720" w:firstLine="0"/>
        <w:contextualSpacing w:val="0"/>
        <w:rPr/>
      </w:pPr>
      <w:r w:rsidDel="00000000" w:rsidR="00000000" w:rsidRPr="00000000">
        <w:rPr>
          <w:rtl w:val="0"/>
        </w:rPr>
      </w:r>
    </w:p>
    <w:p w:rsidR="00000000" w:rsidDel="00000000" w:rsidP="00000000" w:rsidRDefault="00000000" w:rsidRPr="00000000" w14:paraId="0000004F">
      <w:pPr>
        <w:ind w:left="720" w:firstLine="0"/>
        <w:contextualSpacing w:val="0"/>
        <w:rPr/>
      </w:pPr>
      <w:r w:rsidDel="00000000" w:rsidR="00000000" w:rsidRPr="00000000">
        <w:rPr>
          <w:rFonts w:ascii="Arial Unicode MS" w:cs="Arial Unicode MS" w:eastAsia="Arial Unicode MS" w:hAnsi="Arial Unicode MS"/>
          <w:rtl w:val="0"/>
        </w:rPr>
        <w:t xml:space="preserve">2）储备库即为平台提供流动性的 (一个或多个) 储备实体。它可以是平台自己的储备库或者由其他者注册的造市第三方储备库。根据是否从公众那里取得贡献，储备库也被分为公共的和私有的两类。储备库以智能合约的形式存在于以太坊网络。</w:t>
      </w:r>
    </w:p>
    <w:p w:rsidR="00000000" w:rsidDel="00000000" w:rsidP="00000000" w:rsidRDefault="00000000" w:rsidRPr="00000000" w14:paraId="00000050">
      <w:pPr>
        <w:ind w:left="720" w:firstLine="0"/>
        <w:contextualSpacing w:val="0"/>
        <w:rPr/>
      </w:pPr>
      <w:r w:rsidDel="00000000" w:rsidR="00000000" w:rsidRPr="00000000">
        <w:rPr>
          <w:rtl w:val="0"/>
        </w:rPr>
      </w:r>
    </w:p>
    <w:p w:rsidR="00000000" w:rsidDel="00000000" w:rsidP="00000000" w:rsidRDefault="00000000" w:rsidRPr="00000000" w14:paraId="00000051">
      <w:pPr>
        <w:ind w:left="720" w:firstLine="0"/>
        <w:contextualSpacing w:val="0"/>
        <w:rPr/>
      </w:pPr>
      <w:r w:rsidDel="00000000" w:rsidR="00000000" w:rsidRPr="00000000">
        <w:rPr>
          <w:rFonts w:ascii="Arial Unicode MS" w:cs="Arial Unicode MS" w:eastAsia="Arial Unicode MS" w:hAnsi="Arial Unicode MS"/>
          <w:rtl w:val="0"/>
        </w:rPr>
        <w:t xml:space="preserve">3）储备贡献者即为储备实体提供资金并分享平台的利润贡献者。这类参与者只存在于公共储备库中，从公众那里接收贡献来创建储备库。</w:t>
      </w:r>
    </w:p>
    <w:p w:rsidR="00000000" w:rsidDel="00000000" w:rsidP="00000000" w:rsidRDefault="00000000" w:rsidRPr="00000000" w14:paraId="00000052">
      <w:pPr>
        <w:ind w:left="720" w:firstLine="0"/>
        <w:contextualSpacing w:val="0"/>
        <w:rPr/>
      </w:pPr>
      <w:r w:rsidDel="00000000" w:rsidR="00000000" w:rsidRPr="00000000">
        <w:rPr>
          <w:rtl w:val="0"/>
        </w:rPr>
      </w:r>
    </w:p>
    <w:p w:rsidR="00000000" w:rsidDel="00000000" w:rsidP="00000000" w:rsidRDefault="00000000" w:rsidRPr="00000000" w14:paraId="00000053">
      <w:pPr>
        <w:ind w:left="720" w:firstLine="0"/>
        <w:contextualSpacing w:val="0"/>
        <w:rPr/>
      </w:pPr>
      <w:r w:rsidDel="00000000" w:rsidR="00000000" w:rsidRPr="00000000">
        <w:rPr>
          <w:rFonts w:ascii="Arial Unicode MS" w:cs="Arial Unicode MS" w:eastAsia="Arial Unicode MS" w:hAnsi="Arial Unicode MS"/>
          <w:rtl w:val="0"/>
        </w:rPr>
        <w:t xml:space="preserve">4）储备管理者维护储备库、决定兑换率并将该比率反馈给 KyberNetwork 。</w:t>
      </w:r>
    </w:p>
    <w:p w:rsidR="00000000" w:rsidDel="00000000" w:rsidP="00000000" w:rsidRDefault="00000000" w:rsidRPr="00000000" w14:paraId="00000054">
      <w:pPr>
        <w:ind w:left="720" w:firstLine="0"/>
        <w:contextualSpacing w:val="0"/>
        <w:rPr/>
      </w:pPr>
      <w:r w:rsidDel="00000000" w:rsidR="00000000" w:rsidRPr="00000000">
        <w:rPr>
          <w:rtl w:val="0"/>
        </w:rPr>
      </w:r>
    </w:p>
    <w:p w:rsidR="00000000" w:rsidDel="00000000" w:rsidP="00000000" w:rsidRDefault="00000000" w:rsidRPr="00000000" w14:paraId="00000055">
      <w:pPr>
        <w:ind w:left="720" w:firstLine="0"/>
        <w:contextualSpacing w:val="0"/>
        <w:rPr/>
      </w:pPr>
      <w:r w:rsidDel="00000000" w:rsidR="00000000" w:rsidRPr="00000000">
        <w:rPr>
          <w:rFonts w:ascii="Arial Unicode MS" w:cs="Arial Unicode MS" w:eastAsia="Arial Unicode MS" w:hAnsi="Arial Unicode MS"/>
          <w:rtl w:val="0"/>
        </w:rPr>
        <w:t xml:space="preserve">5）KyberNetwork 运营者，负责在网络中添加、删除储备实体以及将代币对列入/移出交易列表。Kyber 团队将作为初始运营者引导平台的早期发展。后期将设置去中心化的管理来接替团队的运营者角色。</w:t>
      </w:r>
    </w:p>
    <w:p w:rsidR="00000000" w:rsidDel="00000000" w:rsidP="00000000" w:rsidRDefault="00000000" w:rsidRPr="00000000" w14:paraId="00000056">
      <w:pPr>
        <w:contextualSpacing w:val="0"/>
        <w:rPr/>
      </w:pPr>
      <w:r w:rsidDel="00000000" w:rsidR="00000000" w:rsidRPr="00000000">
        <w:rPr>
          <w:rtl w:val="0"/>
        </w:rPr>
      </w:r>
    </w:p>
    <w:p w:rsidR="00000000" w:rsidDel="00000000" w:rsidP="00000000" w:rsidRDefault="00000000" w:rsidRPr="00000000" w14:paraId="00000057">
      <w:pPr>
        <w:ind w:firstLine="720"/>
        <w:contextualSpacing w:val="0"/>
        <w:rPr/>
      </w:pPr>
      <w:r w:rsidDel="00000000" w:rsidR="00000000" w:rsidRPr="00000000">
        <w:rPr>
          <w:rFonts w:ascii="Arial Unicode MS" w:cs="Arial Unicode MS" w:eastAsia="Arial Unicode MS" w:hAnsi="Arial Unicode MS"/>
          <w:rtl w:val="0"/>
        </w:rPr>
        <w:t xml:space="preserve">下图为 KyberNetwork 协议撮合订单流程图：</w:t>
      </w:r>
    </w:p>
    <w:p w:rsidR="00000000" w:rsidDel="00000000" w:rsidP="00000000" w:rsidRDefault="00000000" w:rsidRPr="00000000" w14:paraId="00000058">
      <w:pPr>
        <w:contextualSpacing w:val="0"/>
        <w:rPr/>
      </w:pPr>
      <w:r w:rsidDel="00000000" w:rsidR="00000000" w:rsidRPr="00000000">
        <w:rPr/>
        <w:drawing>
          <wp:inline distB="114300" distT="114300" distL="114300" distR="114300">
            <wp:extent cx="5510213" cy="3523973"/>
            <wp:effectExtent b="0" l="0" r="0" t="0"/>
            <wp:docPr id="39" name="image79.jpg"/>
            <a:graphic>
              <a:graphicData uri="http://schemas.openxmlformats.org/drawingml/2006/picture">
                <pic:pic>
                  <pic:nvPicPr>
                    <pic:cNvPr id="0" name="image79.jpg"/>
                    <pic:cNvPicPr preferRelativeResize="0"/>
                  </pic:nvPicPr>
                  <pic:blipFill>
                    <a:blip r:embed="rId6"/>
                    <a:srcRect b="0" l="0" r="0" t="0"/>
                    <a:stretch>
                      <a:fillRect/>
                    </a:stretch>
                  </pic:blipFill>
                  <pic:spPr>
                    <a:xfrm>
                      <a:off x="0" y="0"/>
                      <a:ext cx="5510213" cy="3523973"/>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ind w:left="720" w:firstLine="0"/>
        <w:contextualSpacing w:val="0"/>
        <w:rPr/>
      </w:pPr>
      <w:r w:rsidDel="00000000" w:rsidR="00000000" w:rsidRPr="00000000">
        <w:rPr>
          <w:rtl w:val="0"/>
        </w:rPr>
      </w:r>
    </w:p>
    <w:p w:rsidR="00000000" w:rsidDel="00000000" w:rsidP="00000000" w:rsidRDefault="00000000" w:rsidRPr="00000000" w14:paraId="0000005A">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参与者通过 KyberNetwork 协议提供的 API ，实现用户、生态、和去中心应用之间的链接，API 类型及功能如下：</w:t>
      </w:r>
    </w:p>
    <w:p w:rsidR="00000000" w:rsidDel="00000000" w:rsidP="00000000" w:rsidRDefault="00000000" w:rsidRPr="00000000" w14:paraId="0000005B">
      <w:pPr>
        <w:ind w:left="0" w:firstLine="720"/>
        <w:contextualSpacing w:val="0"/>
        <w:rPr/>
      </w:pPr>
      <w:r w:rsidDel="00000000" w:rsidR="00000000" w:rsidRPr="00000000">
        <w:rPr>
          <w:rtl w:val="0"/>
        </w:rPr>
      </w:r>
    </w:p>
    <w:p w:rsidR="00000000" w:rsidDel="00000000" w:rsidP="00000000" w:rsidRDefault="00000000" w:rsidRPr="00000000" w14:paraId="0000005C">
      <w:pPr>
        <w:ind w:left="0" w:firstLine="720"/>
        <w:contextualSpacing w:val="0"/>
        <w:rPr/>
      </w:pPr>
      <w:r w:rsidDel="00000000" w:rsidR="00000000" w:rsidRPr="00000000">
        <w:rPr>
          <w:rFonts w:ascii="Arial Unicode MS" w:cs="Arial Unicode MS" w:eastAsia="Arial Unicode MS" w:hAnsi="Arial Unicode MS"/>
          <w:rtl w:val="0"/>
        </w:rPr>
        <w:t xml:space="preserve">1）用户 API 可以被以太坊账户（普通账户和合约账户）调用，用户 API 可以发送代 </w:t>
      </w:r>
    </w:p>
    <w:p w:rsidR="00000000" w:rsidDel="00000000" w:rsidP="00000000" w:rsidRDefault="00000000" w:rsidRPr="00000000" w14:paraId="0000005D">
      <w:pPr>
        <w:ind w:left="0" w:firstLine="720"/>
        <w:contextualSpacing w:val="0"/>
        <w:rPr/>
      </w:pPr>
      <w:r w:rsidDel="00000000" w:rsidR="00000000" w:rsidRPr="00000000">
        <w:rPr>
          <w:rFonts w:ascii="Arial Unicode MS" w:cs="Arial Unicode MS" w:eastAsia="Arial Unicode MS" w:hAnsi="Arial Unicode MS"/>
          <w:rtl w:val="0"/>
        </w:rPr>
        <w:t xml:space="preserve">币兑换需求及获取两种数字货币的兑换比率。</w:t>
      </w:r>
    </w:p>
    <w:p w:rsidR="00000000" w:rsidDel="00000000" w:rsidP="00000000" w:rsidRDefault="00000000" w:rsidRPr="00000000" w14:paraId="0000005E">
      <w:pPr>
        <w:ind w:left="0" w:firstLine="720"/>
        <w:contextualSpacing w:val="0"/>
        <w:rPr/>
      </w:pPr>
      <w:r w:rsidDel="00000000" w:rsidR="00000000" w:rsidRPr="00000000">
        <w:rPr>
          <w:rFonts w:ascii="Arial Unicode MS" w:cs="Arial Unicode MS" w:eastAsia="Arial Unicode MS" w:hAnsi="Arial Unicode MS"/>
          <w:rtl w:val="0"/>
        </w:rPr>
        <w:t xml:space="preserve">2）储备贡献者 API 同样可以被以太坊账户（普通账户和合约账户）调用，可以进行贡献代币、数量，利润分配，赎回代币等操作。</w:t>
      </w:r>
    </w:p>
    <w:p w:rsidR="00000000" w:rsidDel="00000000" w:rsidP="00000000" w:rsidRDefault="00000000" w:rsidRPr="00000000" w14:paraId="0000005F">
      <w:pPr>
        <w:ind w:left="0" w:firstLine="720"/>
        <w:contextualSpacing w:val="0"/>
        <w:rPr/>
      </w:pPr>
      <w:r w:rsidDel="00000000" w:rsidR="00000000" w:rsidRPr="00000000">
        <w:rPr>
          <w:rFonts w:ascii="Arial Unicode MS" w:cs="Arial Unicode MS" w:eastAsia="Arial Unicode MS" w:hAnsi="Arial Unicode MS"/>
          <w:rtl w:val="0"/>
        </w:rPr>
        <w:t xml:space="preserve">3）储备管理者 API 提供代币兑换比率。</w:t>
      </w:r>
    </w:p>
    <w:p w:rsidR="00000000" w:rsidDel="00000000" w:rsidP="00000000" w:rsidRDefault="00000000" w:rsidRPr="00000000" w14:paraId="00000060">
      <w:pPr>
        <w:ind w:left="0" w:firstLine="720"/>
        <w:contextualSpacing w:val="0"/>
        <w:rPr/>
      </w:pPr>
      <w:r w:rsidDel="00000000" w:rsidR="00000000" w:rsidRPr="00000000">
        <w:rPr>
          <w:rFonts w:ascii="Arial Unicode MS" w:cs="Arial Unicode MS" w:eastAsia="Arial Unicode MS" w:hAnsi="Arial Unicode MS"/>
          <w:rtl w:val="0"/>
        </w:rPr>
        <w:t xml:space="preserve">4）KyberNetwork 运营者 API ，添加/删除货币对、添加/移除储备库地址。</w:t>
      </w:r>
    </w:p>
    <w:p w:rsidR="00000000" w:rsidDel="00000000" w:rsidP="00000000" w:rsidRDefault="00000000" w:rsidRPr="00000000" w14:paraId="00000061">
      <w:pPr>
        <w:ind w:left="0" w:firstLine="0"/>
        <w:contextualSpacing w:val="0"/>
        <w:rPr/>
      </w:pPr>
      <w:r w:rsidDel="00000000" w:rsidR="00000000" w:rsidRPr="00000000">
        <w:rPr>
          <w:rtl w:val="0"/>
        </w:rPr>
      </w:r>
    </w:p>
    <w:p w:rsidR="00000000" w:rsidDel="00000000" w:rsidP="00000000" w:rsidRDefault="00000000" w:rsidRPr="00000000" w14:paraId="00000062">
      <w:pPr>
        <w:numPr>
          <w:ilvl w:val="0"/>
          <w:numId w:val="5"/>
        </w:numPr>
        <w:ind w:left="720" w:hanging="360"/>
        <w:rPr>
          <w:u w:val="none"/>
        </w:rPr>
      </w:pPr>
      <w:r w:rsidDel="00000000" w:rsidR="00000000" w:rsidRPr="00000000">
        <w:rPr>
          <w:rFonts w:ascii="Arial Unicode MS" w:cs="Arial Unicode MS" w:eastAsia="Arial Unicode MS" w:hAnsi="Arial Unicode MS"/>
          <w:rtl w:val="0"/>
        </w:rPr>
        <w:t xml:space="preserve">用户使用接入 KyberNetwork 协议的钱包，钱包通过调用 KyberNetwork 协议，实现数字货币兑换。KyberNetwork 在官网为开发者提供了相应的技术文档，目前接入 KyberNetwork 协议的钱包及网站如下图所示：</w:t>
      </w:r>
    </w:p>
    <w:p w:rsidR="00000000" w:rsidDel="00000000" w:rsidP="00000000" w:rsidRDefault="00000000" w:rsidRPr="00000000" w14:paraId="00000063">
      <w:pPr>
        <w:contextualSpacing w:val="0"/>
        <w:rPr/>
      </w:pPr>
      <w:r w:rsidDel="00000000" w:rsidR="00000000" w:rsidRPr="00000000">
        <w:rPr/>
        <w:drawing>
          <wp:inline distB="114300" distT="114300" distL="114300" distR="114300">
            <wp:extent cx="5734050" cy="1790700"/>
            <wp:effectExtent b="0" l="0" r="0" t="0"/>
            <wp:docPr id="37" name="image77.jpg"/>
            <a:graphic>
              <a:graphicData uri="http://schemas.openxmlformats.org/drawingml/2006/picture">
                <pic:pic>
                  <pic:nvPicPr>
                    <pic:cNvPr id="0" name="image77.jpg"/>
                    <pic:cNvPicPr preferRelativeResize="0"/>
                  </pic:nvPicPr>
                  <pic:blipFill>
                    <a:blip r:embed="rId7"/>
                    <a:srcRect b="0" l="0" r="0" t="0"/>
                    <a:stretch>
                      <a:fillRect/>
                    </a:stretch>
                  </pic:blipFill>
                  <pic:spPr>
                    <a:xfrm>
                      <a:off x="0" y="0"/>
                      <a:ext cx="5734050" cy="17907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contextualSpacing w:val="0"/>
        <w:rPr/>
      </w:pPr>
      <w:r w:rsidDel="00000000" w:rsidR="00000000" w:rsidRPr="00000000">
        <w:rPr>
          <w:rtl w:val="0"/>
        </w:rPr>
      </w:r>
    </w:p>
    <w:p w:rsidR="00000000" w:rsidDel="00000000" w:rsidP="00000000" w:rsidRDefault="00000000" w:rsidRPr="00000000" w14:paraId="00000065">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066">
      <w:pPr>
        <w:contextualSpacing w:val="0"/>
        <w:rPr/>
      </w:pPr>
      <w:r w:rsidDel="00000000" w:rsidR="00000000" w:rsidRPr="00000000">
        <w:rPr>
          <w:rtl w:val="0"/>
        </w:rPr>
      </w:r>
    </w:p>
    <w:p w:rsidR="00000000" w:rsidDel="00000000" w:rsidP="00000000" w:rsidRDefault="00000000" w:rsidRPr="00000000" w14:paraId="00000067">
      <w:pPr>
        <w:contextualSpacing w:val="0"/>
        <w:rPr/>
      </w:pPr>
      <w:r w:rsidDel="00000000" w:rsidR="00000000" w:rsidRPr="00000000">
        <w:rPr>
          <w:rFonts w:ascii="Arial Unicode MS" w:cs="Arial Unicode MS" w:eastAsia="Arial Unicode MS" w:hAnsi="Arial Unicode MS"/>
          <w:rtl w:val="0"/>
        </w:rPr>
        <w:t xml:space="preserve">Kyber 暂时无法支持跨链交易，所以目前兑换场景主要有两种： ETH 与其他币的兑换、基于以太坊开发的数字货币间的兑换。目前官网提供了 45 种数字货币间的兑换，日成交量约 $26</w:t>
      </w:r>
      <w:r w:rsidDel="00000000" w:rsidR="00000000" w:rsidRPr="00000000">
        <w:rPr>
          <w:rtl w:val="0"/>
        </w:rPr>
        <w:t xml:space="preserve">0K</w:t>
      </w:r>
      <w:r w:rsidDel="00000000" w:rsidR="00000000" w:rsidRPr="00000000">
        <w:rPr>
          <w:rFonts w:ascii="Arial Unicode MS" w:cs="Arial Unicode MS" w:eastAsia="Arial Unicode MS" w:hAnsi="Arial Unicode MS"/>
          <w:rtl w:val="0"/>
        </w:rPr>
        <w:t xml:space="preserve"> 。</w:t>
      </w:r>
      <w:r w:rsidDel="00000000" w:rsidR="00000000" w:rsidRPr="00000000">
        <w:rPr>
          <w:rtl w:val="0"/>
        </w:rPr>
      </w:r>
    </w:p>
    <w:p w:rsidR="00000000" w:rsidDel="00000000" w:rsidP="00000000" w:rsidRDefault="00000000" w:rsidRPr="00000000" w14:paraId="00000068">
      <w:pPr>
        <w:contextualSpacing w:val="0"/>
        <w:rPr/>
      </w:pPr>
      <w:r w:rsidDel="00000000" w:rsidR="00000000" w:rsidRPr="00000000">
        <w:rPr>
          <w:rtl w:val="0"/>
        </w:rPr>
      </w:r>
    </w:p>
    <w:p w:rsidR="00000000" w:rsidDel="00000000" w:rsidP="00000000" w:rsidRDefault="00000000" w:rsidRPr="00000000" w14:paraId="00000069">
      <w:pPr>
        <w:contextualSpacing w:val="0"/>
        <w:rPr/>
      </w:pPr>
      <w:r w:rsidDel="00000000" w:rsidR="00000000" w:rsidRPr="00000000">
        <w:rPr>
          <w:rFonts w:ascii="Arial Unicode MS" w:cs="Arial Unicode MS" w:eastAsia="Arial Unicode MS" w:hAnsi="Arial Unicode MS"/>
          <w:rtl w:val="0"/>
        </w:rPr>
        <w:t xml:space="preserve">下图为 Kyber 官网数字货币交易量（总交易量）占比统计：</w:t>
      </w:r>
    </w:p>
    <w:p w:rsidR="00000000" w:rsidDel="00000000" w:rsidP="00000000" w:rsidRDefault="00000000" w:rsidRPr="00000000" w14:paraId="0000006A">
      <w:pPr>
        <w:contextualSpacing w:val="0"/>
        <w:rPr/>
      </w:pPr>
      <w:r w:rsidDel="00000000" w:rsidR="00000000" w:rsidRPr="00000000">
        <w:rPr/>
        <w:drawing>
          <wp:inline distB="114300" distT="114300" distL="114300" distR="114300">
            <wp:extent cx="5734050" cy="1828800"/>
            <wp:effectExtent b="0" l="0" r="0" t="0"/>
            <wp:docPr id="42" name="image85.jpg"/>
            <a:graphic>
              <a:graphicData uri="http://schemas.openxmlformats.org/drawingml/2006/picture">
                <pic:pic>
                  <pic:nvPicPr>
                    <pic:cNvPr id="0" name="image85.jpg"/>
                    <pic:cNvPicPr preferRelativeResize="0"/>
                  </pic:nvPicPr>
                  <pic:blipFill>
                    <a:blip r:embed="rId8"/>
                    <a:srcRect b="0" l="0" r="0" t="0"/>
                    <a:stretch>
                      <a:fillRect/>
                    </a:stretch>
                  </pic:blipFill>
                  <pic:spPr>
                    <a:xfrm>
                      <a:off x="0" y="0"/>
                      <a:ext cx="57340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contextualSpacing w:val="0"/>
        <w:rPr/>
      </w:pPr>
      <w:r w:rsidDel="00000000" w:rsidR="00000000" w:rsidRPr="00000000">
        <w:rPr>
          <w:rtl w:val="0"/>
        </w:rPr>
      </w:r>
    </w:p>
    <w:p w:rsidR="00000000" w:rsidDel="00000000" w:rsidP="00000000" w:rsidRDefault="00000000" w:rsidRPr="00000000" w14:paraId="0000006C">
      <w:pPr>
        <w:contextualSpacing w:val="0"/>
        <w:rPr/>
      </w:pPr>
      <w:r w:rsidDel="00000000" w:rsidR="00000000" w:rsidRPr="00000000">
        <w:rPr>
          <w:rFonts w:ascii="Arial Unicode MS" w:cs="Arial Unicode MS" w:eastAsia="Arial Unicode MS" w:hAnsi="Arial Unicode MS"/>
          <w:rtl w:val="0"/>
        </w:rPr>
        <w:t xml:space="preserve">Kyber 提供的货币兑换功能无法满足投机者需求，但是 Kyber 可以提供真实的交易量数据及每一笔交易记录的查询，相对于中心化交易所托管数字资产方式存在安全性问题（Coinnest 挪用用户资产），Kyber 去中心兑换的方式优势更明显。Bancor 是目前最大的去中心交易所，其次是 Kyber ，Kyber 占据了一定去中心交易市场。</w:t>
      </w:r>
    </w:p>
    <w:p w:rsidR="00000000" w:rsidDel="00000000" w:rsidP="00000000" w:rsidRDefault="00000000" w:rsidRPr="00000000" w14:paraId="0000006D">
      <w:pPr>
        <w:contextualSpacing w:val="0"/>
        <w:rPr/>
      </w:pPr>
      <w:r w:rsidDel="00000000" w:rsidR="00000000" w:rsidRPr="00000000">
        <w:rPr>
          <w:rtl w:val="0"/>
        </w:rPr>
      </w:r>
    </w:p>
    <w:p w:rsidR="00000000" w:rsidDel="00000000" w:rsidP="00000000" w:rsidRDefault="00000000" w:rsidRPr="00000000" w14:paraId="0000006E">
      <w:pPr>
        <w:contextualSpacing w:val="0"/>
        <w:rPr/>
      </w:pPr>
      <w:r w:rsidDel="00000000" w:rsidR="00000000" w:rsidRPr="00000000">
        <w:rPr>
          <w:rFonts w:ascii="Arial Unicode MS" w:cs="Arial Unicode MS" w:eastAsia="Arial Unicode MS" w:hAnsi="Arial Unicode MS"/>
          <w:rtl w:val="0"/>
        </w:rPr>
        <w:t xml:space="preserve">下图为 Kyber 官网公布的 24 小时交易量：</w:t>
      </w:r>
    </w:p>
    <w:p w:rsidR="00000000" w:rsidDel="00000000" w:rsidP="00000000" w:rsidRDefault="00000000" w:rsidRPr="00000000" w14:paraId="0000006F">
      <w:pPr>
        <w:contextualSpacing w:val="0"/>
        <w:rPr/>
      </w:pPr>
      <w:r w:rsidDel="00000000" w:rsidR="00000000" w:rsidRPr="00000000">
        <w:rPr/>
        <w:drawing>
          <wp:inline distB="114300" distT="114300" distL="114300" distR="114300">
            <wp:extent cx="5734050" cy="3556000"/>
            <wp:effectExtent b="0" l="0" r="0" t="0"/>
            <wp:docPr id="6" name="image38.jpg"/>
            <a:graphic>
              <a:graphicData uri="http://schemas.openxmlformats.org/drawingml/2006/picture">
                <pic:pic>
                  <pic:nvPicPr>
                    <pic:cNvPr id="0" name="image38.jpg"/>
                    <pic:cNvPicPr preferRelativeResize="0"/>
                  </pic:nvPicPr>
                  <pic:blipFill>
                    <a:blip r:embed="rId9"/>
                    <a:srcRect b="0" l="0" r="0" t="0"/>
                    <a:stretch>
                      <a:fillRect/>
                    </a:stretch>
                  </pic:blipFill>
                  <pic:spPr>
                    <a:xfrm>
                      <a:off x="0" y="0"/>
                      <a:ext cx="573405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contextualSpacing w:val="0"/>
        <w:rPr/>
      </w:pPr>
      <w:r w:rsidDel="00000000" w:rsidR="00000000" w:rsidRPr="00000000">
        <w:rPr>
          <w:rtl w:val="0"/>
        </w:rPr>
      </w:r>
    </w:p>
    <w:p w:rsidR="00000000" w:rsidDel="00000000" w:rsidP="00000000" w:rsidRDefault="00000000" w:rsidRPr="00000000" w14:paraId="00000071">
      <w:pPr>
        <w:contextualSpacing w:val="0"/>
        <w:rPr/>
      </w:pPr>
      <w:r w:rsidDel="00000000" w:rsidR="00000000" w:rsidRPr="00000000">
        <w:rPr>
          <w:rFonts w:ascii="Arial Unicode MS" w:cs="Arial Unicode MS" w:eastAsia="Arial Unicode MS" w:hAnsi="Arial Unicode MS"/>
          <w:rtl w:val="0"/>
        </w:rPr>
        <w:t xml:space="preserve">Kyber 官网提供了每一个数字货币的交易详情，如下图所示：</w:t>
      </w:r>
    </w:p>
    <w:p w:rsidR="00000000" w:rsidDel="00000000" w:rsidP="00000000" w:rsidRDefault="00000000" w:rsidRPr="00000000" w14:paraId="00000072">
      <w:pPr>
        <w:contextualSpacing w:val="0"/>
        <w:rPr/>
      </w:pPr>
      <w:r w:rsidDel="00000000" w:rsidR="00000000" w:rsidRPr="00000000">
        <w:rPr/>
        <w:drawing>
          <wp:inline distB="114300" distT="114300" distL="114300" distR="114300">
            <wp:extent cx="5734050" cy="2413000"/>
            <wp:effectExtent b="0" l="0" r="0" t="0"/>
            <wp:docPr id="26" name="image65.jpg"/>
            <a:graphic>
              <a:graphicData uri="http://schemas.openxmlformats.org/drawingml/2006/picture">
                <pic:pic>
                  <pic:nvPicPr>
                    <pic:cNvPr id="0" name="image65.jpg"/>
                    <pic:cNvPicPr preferRelativeResize="0"/>
                  </pic:nvPicPr>
                  <pic:blipFill>
                    <a:blip r:embed="rId10"/>
                    <a:srcRect b="0" l="0" r="0" t="0"/>
                    <a:stretch>
                      <a:fillRect/>
                    </a:stretch>
                  </pic:blipFill>
                  <pic:spPr>
                    <a:xfrm>
                      <a:off x="0" y="0"/>
                      <a:ext cx="5734050" cy="2413000"/>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contextualSpacing w:val="0"/>
        <w:rPr/>
      </w:pPr>
      <w:r w:rsidDel="00000000" w:rsidR="00000000" w:rsidRPr="00000000">
        <w:rPr>
          <w:rtl w:val="0"/>
        </w:rPr>
      </w:r>
    </w:p>
    <w:p w:rsidR="00000000" w:rsidDel="00000000" w:rsidP="00000000" w:rsidRDefault="00000000" w:rsidRPr="00000000" w14:paraId="00000074">
      <w:pPr>
        <w:contextualSpacing w:val="0"/>
        <w:rPr/>
      </w:pPr>
      <w:r w:rsidDel="00000000" w:rsidR="00000000" w:rsidRPr="00000000">
        <w:rPr>
          <w:rtl w:val="0"/>
        </w:rPr>
      </w:r>
    </w:p>
    <w:p w:rsidR="00000000" w:rsidDel="00000000" w:rsidP="00000000" w:rsidRDefault="00000000" w:rsidRPr="00000000" w14:paraId="00000075">
      <w:pPr>
        <w:contextualSpacing w:val="0"/>
        <w:rPr/>
      </w:pPr>
      <w:r w:rsidDel="00000000" w:rsidR="00000000" w:rsidRPr="00000000">
        <w:rPr>
          <w:rFonts w:ascii="Arial Unicode MS" w:cs="Arial Unicode MS" w:eastAsia="Arial Unicode MS" w:hAnsi="Arial Unicode MS"/>
          <w:rtl w:val="0"/>
        </w:rPr>
        <w:t xml:space="preserve">KyberNetwork 协议的使用用户主要来源于两个途径：官网数字货币兑换渠道（需要外部钱包支持）、接入该协议的钱包及网站（用户使用过内置数字货币兑换功能）。</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contextualSpacing w:val="0"/>
        <w:rPr/>
      </w:pPr>
      <w:r w:rsidDel="00000000" w:rsidR="00000000" w:rsidRPr="00000000">
        <w:rPr>
          <w:rFonts w:ascii="Arial Unicode MS" w:cs="Arial Unicode MS" w:eastAsia="Arial Unicode MS" w:hAnsi="Arial Unicode MS"/>
          <w:rtl w:val="0"/>
        </w:rPr>
        <w:t xml:space="preserve">KyberNetwork 在去中心交易所市场交易额主要影响因素有三点：</w:t>
      </w:r>
    </w:p>
    <w:p w:rsidR="00000000" w:rsidDel="00000000" w:rsidP="00000000" w:rsidRDefault="00000000" w:rsidRPr="00000000" w14:paraId="00000078">
      <w:pPr>
        <w:contextualSpacing w:val="0"/>
        <w:rPr/>
      </w:pPr>
      <w:r w:rsidDel="00000000" w:rsidR="00000000" w:rsidRPr="00000000">
        <w:rPr>
          <w:rtl w:val="0"/>
        </w:rPr>
      </w:r>
    </w:p>
    <w:p w:rsidR="00000000" w:rsidDel="00000000" w:rsidP="00000000" w:rsidRDefault="00000000" w:rsidRPr="00000000" w14:paraId="00000079">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跨链交易实现程度，BTC 是币币交易的重要币种，跨链成功落地将成为其扩大交易量提高市场占有量的重要因素。</w:t>
      </w:r>
    </w:p>
    <w:p w:rsidR="00000000" w:rsidDel="00000000" w:rsidP="00000000" w:rsidRDefault="00000000" w:rsidRPr="00000000" w14:paraId="0000007A">
      <w:pPr>
        <w:ind w:left="720" w:firstLine="0"/>
        <w:contextualSpacing w:val="0"/>
        <w:rPr/>
      </w:pPr>
      <w:r w:rsidDel="00000000" w:rsidR="00000000" w:rsidRPr="00000000">
        <w:rPr>
          <w:rtl w:val="0"/>
        </w:rPr>
      </w:r>
    </w:p>
    <w:p w:rsidR="00000000" w:rsidDel="00000000" w:rsidP="00000000" w:rsidRDefault="00000000" w:rsidRPr="00000000" w14:paraId="0000007B">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KyberNetwork 协议支持应用量，KyberNetwork 获取用户（流量）的方式主要依靠是否有钱包类开发者的接入。Kyber 已经成功支持 12 种应用内置数字货币兑换。为开发者提供更便捷的接入方式，更好的推</w:t>
      </w:r>
      <w:r w:rsidDel="00000000" w:rsidR="00000000" w:rsidRPr="00000000">
        <w:rPr>
          <w:rFonts w:ascii="Arial Unicode MS" w:cs="Arial Unicode MS" w:eastAsia="Arial Unicode MS" w:hAnsi="Arial Unicode MS"/>
          <w:rtl w:val="0"/>
        </w:rPr>
        <w:t xml:space="preserve">广将成为扩大交易量的重要方式。</w:t>
      </w:r>
    </w:p>
    <w:p w:rsidR="00000000" w:rsidDel="00000000" w:rsidP="00000000" w:rsidRDefault="00000000" w:rsidRPr="00000000" w14:paraId="0000007C">
      <w:pPr>
        <w:ind w:left="720" w:firstLine="0"/>
        <w:contextualSpacing w:val="0"/>
        <w:rPr/>
      </w:pPr>
      <w:r w:rsidDel="00000000" w:rsidR="00000000" w:rsidRPr="00000000">
        <w:rPr>
          <w:rtl w:val="0"/>
        </w:rPr>
      </w:r>
    </w:p>
    <w:p w:rsidR="00000000" w:rsidDel="00000000" w:rsidP="00000000" w:rsidRDefault="00000000" w:rsidRPr="00000000" w14:paraId="0000007D">
      <w:pPr>
        <w:numPr>
          <w:ilvl w:val="0"/>
          <w:numId w:val="6"/>
        </w:numPr>
        <w:ind w:left="720" w:hanging="360"/>
        <w:rPr>
          <w:u w:val="none"/>
        </w:rPr>
      </w:pPr>
      <w:r w:rsidDel="00000000" w:rsidR="00000000" w:rsidRPr="00000000">
        <w:rPr>
          <w:rFonts w:ascii="Arial Unicode MS" w:cs="Arial Unicode MS" w:eastAsia="Arial Unicode MS" w:hAnsi="Arial Unicode MS"/>
          <w:rtl w:val="0"/>
        </w:rPr>
        <w:t xml:space="preserve">储备库的多样性及优质性，Kyber 提供的数字货币兑换是基于接入 Kyber 网络的储备库，储备库提供的数字货币种类的多样性将成为 Kyber 扩大市场的重要因素。</w:t>
      </w:r>
    </w:p>
    <w:p w:rsidR="00000000" w:rsidDel="00000000" w:rsidP="00000000" w:rsidRDefault="00000000" w:rsidRPr="00000000" w14:paraId="0000007E">
      <w:pPr>
        <w:contextualSpacing w:val="0"/>
        <w:rPr/>
      </w:pPr>
      <w:r w:rsidDel="00000000" w:rsidR="00000000" w:rsidRPr="00000000">
        <w:rPr>
          <w:rtl w:val="0"/>
        </w:rPr>
      </w:r>
    </w:p>
    <w:p w:rsidR="00000000" w:rsidDel="00000000" w:rsidP="00000000" w:rsidRDefault="00000000" w:rsidRPr="00000000" w14:paraId="0000007F">
      <w:pPr>
        <w:contextualSpacing w:val="0"/>
        <w:rPr/>
      </w:pPr>
      <w:r w:rsidDel="00000000" w:rsidR="00000000" w:rsidRPr="00000000">
        <w:rPr>
          <w:rFonts w:ascii="Arial Unicode MS" w:cs="Arial Unicode MS" w:eastAsia="Arial Unicode MS" w:hAnsi="Arial Unicode MS"/>
          <w:rtl w:val="0"/>
        </w:rPr>
        <w:t xml:space="preserve">KyberNetwork 协议相对 0x 去中心交易协议的优势：</w:t>
      </w:r>
    </w:p>
    <w:p w:rsidR="00000000" w:rsidDel="00000000" w:rsidP="00000000" w:rsidRDefault="00000000" w:rsidRPr="00000000" w14:paraId="00000080">
      <w:pPr>
        <w:contextualSpacing w:val="0"/>
        <w:rPr/>
      </w:pPr>
      <w:r w:rsidDel="00000000" w:rsidR="00000000" w:rsidRPr="00000000">
        <w:rPr>
          <w:rtl w:val="0"/>
        </w:rPr>
      </w:r>
    </w:p>
    <w:p w:rsidR="00000000" w:rsidDel="00000000" w:rsidP="00000000" w:rsidRDefault="00000000" w:rsidRPr="00000000" w14:paraId="00000081">
      <w:pPr>
        <w:ind w:left="720" w:firstLine="0"/>
        <w:contextualSpacing w:val="0"/>
        <w:rPr/>
      </w:pPr>
      <w:r w:rsidDel="00000000" w:rsidR="00000000" w:rsidRPr="00000000">
        <w:rPr>
          <w:rtl w:val="0"/>
        </w:rPr>
      </w:r>
    </w:p>
    <w:tbl>
      <w:tblPr>
        <w:tblStyle w:val="Table1"/>
        <w:tblW w:w="766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545"/>
        <w:gridCol w:w="3420"/>
        <w:gridCol w:w="2700"/>
        <w:tblGridChange w:id="0">
          <w:tblGrid>
            <w:gridCol w:w="1545"/>
            <w:gridCol w:w="3420"/>
            <w:gridCol w:w="2700"/>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08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b w:val="1"/>
              </w:rPr>
            </w:pPr>
            <w:r w:rsidDel="00000000" w:rsidR="00000000" w:rsidRPr="00000000">
              <w:rPr>
                <w:rFonts w:ascii="Arial Unicode MS" w:cs="Arial Unicode MS" w:eastAsia="Arial Unicode MS" w:hAnsi="Arial Unicode MS"/>
                <w:b w:val="1"/>
                <w:rtl w:val="0"/>
              </w:rPr>
              <w:t xml:space="preserve">功能</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83">
            <w:pPr>
              <w:widowControl w:val="0"/>
              <w:spacing w:line="240" w:lineRule="auto"/>
              <w:contextualSpacing w:val="0"/>
              <w:jc w:val="center"/>
              <w:rPr>
                <w:b w:val="1"/>
              </w:rPr>
            </w:pPr>
            <w:r w:rsidDel="00000000" w:rsidR="00000000" w:rsidRPr="00000000">
              <w:rPr>
                <w:b w:val="1"/>
                <w:rtl w:val="0"/>
              </w:rPr>
              <w:t xml:space="preserve">KyberNe</w:t>
            </w:r>
            <w:r w:rsidDel="00000000" w:rsidR="00000000" w:rsidRPr="00000000">
              <w:rPr>
                <w:b w:val="1"/>
                <w:rtl w:val="0"/>
              </w:rPr>
              <w:t xml:space="preserve">twork</w:t>
            </w:r>
            <w:r w:rsidDel="00000000" w:rsidR="00000000" w:rsidRPr="00000000">
              <w:rPr>
                <w:rtl w:val="0"/>
              </w:rPr>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084">
            <w:pPr>
              <w:widowControl w:val="0"/>
              <w:spacing w:line="240" w:lineRule="auto"/>
              <w:contextualSpacing w:val="0"/>
              <w:jc w:val="center"/>
              <w:rPr>
                <w:b w:val="1"/>
              </w:rPr>
            </w:pPr>
            <w:r w:rsidDel="00000000" w:rsidR="00000000" w:rsidRPr="00000000">
              <w:rPr>
                <w:b w:val="1"/>
                <w:rtl w:val="0"/>
              </w:rPr>
              <w:t xml:space="preserve">0x</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即时交易</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用户发送兑换请求到 Kyber 智能合约，智能合约搜索储备库，实现即时交易。</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0x 是撮合买卖双方的订单，无法做到即时交易。</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链上</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订单撮合及交易为链上交易。</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0x 链下撮合链上交易的混合方式。</w:t>
            </w:r>
            <w:r w:rsidDel="00000000" w:rsidR="00000000" w:rsidRPr="00000000">
              <w:rPr>
                <w:rtl w:val="0"/>
              </w:rPr>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center"/>
              <w:rPr/>
            </w:pPr>
            <w:r w:rsidDel="00000000" w:rsidR="00000000" w:rsidRPr="00000000">
              <w:rPr>
                <w:rFonts w:ascii="Arial Unicode MS" w:cs="Arial Unicode MS" w:eastAsia="Arial Unicode MS" w:hAnsi="Arial Unicode MS"/>
                <w:rtl w:val="0"/>
              </w:rPr>
              <w:t xml:space="preserve">保证流动性</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储备库及储备贡献者为其提供流动性。</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0x 采用订单撮合机制无法保证流动性。</w:t>
            </w:r>
            <w:r w:rsidDel="00000000" w:rsidR="00000000" w:rsidRPr="00000000">
              <w:rPr>
                <w:rtl w:val="0"/>
              </w:rPr>
            </w:r>
          </w:p>
        </w:tc>
      </w:tr>
    </w:tbl>
    <w:p w:rsidR="00000000" w:rsidDel="00000000" w:rsidP="00000000" w:rsidRDefault="00000000" w:rsidRPr="00000000" w14:paraId="0000008E">
      <w:pPr>
        <w:contextualSpacing w:val="0"/>
        <w:rPr/>
      </w:pPr>
      <w:r w:rsidDel="00000000" w:rsidR="00000000" w:rsidRPr="00000000">
        <w:rPr>
          <w:rtl w:val="0"/>
        </w:rPr>
      </w:r>
    </w:p>
    <w:p w:rsidR="00000000" w:rsidDel="00000000" w:rsidP="00000000" w:rsidRDefault="00000000" w:rsidRPr="00000000" w14:paraId="0000008F">
      <w:pPr>
        <w:ind w:left="0" w:firstLine="0"/>
        <w:contextualSpacing w:val="0"/>
        <w:rPr/>
      </w:pPr>
      <w:r w:rsidDel="00000000" w:rsidR="00000000" w:rsidRPr="00000000">
        <w:rPr>
          <w:rtl w:val="0"/>
        </w:rPr>
      </w:r>
    </w:p>
    <w:p w:rsidR="00000000" w:rsidDel="00000000" w:rsidP="00000000" w:rsidRDefault="00000000" w:rsidRPr="00000000" w14:paraId="00000090">
      <w:pPr>
        <w:ind w:left="0" w:firstLine="0"/>
        <w:contextualSpacing w:val="0"/>
        <w:rPr/>
      </w:pPr>
      <w:r w:rsidDel="00000000" w:rsidR="00000000" w:rsidRPr="00000000">
        <w:rPr>
          <w:rFonts w:ascii="Arial Unicode MS" w:cs="Arial Unicode MS" w:eastAsia="Arial Unicode MS" w:hAnsi="Arial Unicode MS"/>
          <w:rtl w:val="0"/>
        </w:rPr>
        <w:t xml:space="preserve">KyberNetwork 协议存在的不足如下：</w:t>
      </w:r>
    </w:p>
    <w:p w:rsidR="00000000" w:rsidDel="00000000" w:rsidP="00000000" w:rsidRDefault="00000000" w:rsidRPr="00000000" w14:paraId="00000091">
      <w:pPr>
        <w:ind w:left="720" w:firstLine="0"/>
        <w:contextualSpacing w:val="0"/>
        <w:rPr/>
      </w:pPr>
      <w:r w:rsidDel="00000000" w:rsidR="00000000" w:rsidRPr="00000000">
        <w:rPr>
          <w:rtl w:val="0"/>
        </w:rPr>
      </w:r>
    </w:p>
    <w:p w:rsidR="00000000" w:rsidDel="00000000" w:rsidP="00000000" w:rsidRDefault="00000000" w:rsidRPr="00000000" w14:paraId="00000092">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数字货币兑换广度受限，KyberNetwork 协议实现的是去中心数字货币兑换，用户提交订单至 KyberNetwork 智能合约，智能合约查询是否有提供该货币的储备库，这个兑换模式交易的广度会受限制于储备库提供的数字货币种类。</w:t>
      </w:r>
    </w:p>
    <w:p w:rsidR="00000000" w:rsidDel="00000000" w:rsidP="00000000" w:rsidRDefault="00000000" w:rsidRPr="00000000" w14:paraId="00000093">
      <w:pPr>
        <w:ind w:left="720" w:firstLine="0"/>
        <w:contextualSpacing w:val="0"/>
        <w:rPr/>
      </w:pPr>
      <w:r w:rsidDel="00000000" w:rsidR="00000000" w:rsidRPr="00000000">
        <w:rPr>
          <w:rtl w:val="0"/>
        </w:rPr>
      </w:r>
    </w:p>
    <w:p w:rsidR="00000000" w:rsidDel="00000000" w:rsidP="00000000" w:rsidRDefault="00000000" w:rsidRPr="00000000" w14:paraId="00000094">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交易速度受制于以太坊，KyberNetwork 是基于以太坊开发的去中心数字货币兑换协议，面对大量并发交易时，其处理速度效果受制于以太坊。</w:t>
      </w:r>
    </w:p>
    <w:p w:rsidR="00000000" w:rsidDel="00000000" w:rsidP="00000000" w:rsidRDefault="00000000" w:rsidRPr="00000000" w14:paraId="00000095">
      <w:pPr>
        <w:ind w:left="720" w:firstLine="0"/>
        <w:contextualSpacing w:val="0"/>
        <w:rPr/>
      </w:pPr>
      <w:r w:rsidDel="00000000" w:rsidR="00000000" w:rsidRPr="00000000">
        <w:rPr>
          <w:rtl w:val="0"/>
        </w:rPr>
      </w:r>
    </w:p>
    <w:p w:rsidR="00000000" w:rsidDel="00000000" w:rsidP="00000000" w:rsidRDefault="00000000" w:rsidRPr="00000000" w14:paraId="00000096">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储备库管理机制需要完善，储备库管理者在协议中担任了重要的价格发现</w:t>
      </w:r>
      <w:r w:rsidDel="00000000" w:rsidR="00000000" w:rsidRPr="00000000">
        <w:rPr>
          <w:rFonts w:ascii="Arial Unicode MS" w:cs="Arial Unicode MS" w:eastAsia="Arial Unicode MS" w:hAnsi="Arial Unicode MS"/>
          <w:rtl w:val="0"/>
        </w:rPr>
        <w:t xml:space="preserve">的角色</w:t>
      </w:r>
      <w:r w:rsidDel="00000000" w:rsidR="00000000" w:rsidRPr="00000000">
        <w:rPr>
          <w:rFonts w:ascii="Arial Unicode MS" w:cs="Arial Unicode MS" w:eastAsia="Arial Unicode MS" w:hAnsi="Arial Unicode MS"/>
          <w:rtl w:val="0"/>
        </w:rPr>
        <w:t xml:space="preserve">，在应对储备库兑换率破坏市场价格方面，Kyber 采用链下治理标记可疑储备库管理者并有权终止交易，这样的应对措施过于中心化，Kyber 需要完善储备库管理机制。</w:t>
      </w:r>
    </w:p>
    <w:p w:rsidR="00000000" w:rsidDel="00000000" w:rsidP="00000000" w:rsidRDefault="00000000" w:rsidRPr="00000000" w14:paraId="00000097">
      <w:pPr>
        <w:ind w:left="720" w:firstLine="0"/>
        <w:contextualSpacing w:val="0"/>
        <w:rPr/>
      </w:pPr>
      <w:r w:rsidDel="00000000" w:rsidR="00000000" w:rsidRPr="00000000">
        <w:rPr>
          <w:rtl w:val="0"/>
        </w:rPr>
      </w:r>
    </w:p>
    <w:p w:rsidR="00000000" w:rsidDel="00000000" w:rsidP="00000000" w:rsidRDefault="00000000" w:rsidRPr="00000000" w14:paraId="00000098">
      <w:pPr>
        <w:numPr>
          <w:ilvl w:val="0"/>
          <w:numId w:val="1"/>
        </w:numPr>
        <w:ind w:left="720" w:hanging="360"/>
        <w:rPr>
          <w:u w:val="none"/>
        </w:rPr>
      </w:pPr>
      <w:r w:rsidDel="00000000" w:rsidR="00000000" w:rsidRPr="00000000">
        <w:rPr>
          <w:rFonts w:ascii="Arial Unicode MS" w:cs="Arial Unicode MS" w:eastAsia="Arial Unicode MS" w:hAnsi="Arial Unicode MS"/>
          <w:rtl w:val="0"/>
        </w:rPr>
        <w:t xml:space="preserve">Kyber 设计了利用期货及期权降低价格波动的风险，但是关于这两种金融衍生品的引入白皮书及官网都尚无过多介绍。</w:t>
      </w:r>
    </w:p>
    <w:p w:rsidR="00000000" w:rsidDel="00000000" w:rsidP="00000000" w:rsidRDefault="00000000" w:rsidRPr="00000000" w14:paraId="00000099">
      <w:pPr>
        <w:ind w:left="0" w:firstLine="0"/>
        <w:contextualSpacing w:val="0"/>
        <w:rPr/>
      </w:pPr>
      <w:r w:rsidDel="00000000" w:rsidR="00000000" w:rsidRPr="00000000">
        <w:rPr>
          <w:rtl w:val="0"/>
        </w:rPr>
      </w:r>
    </w:p>
    <w:p w:rsidR="00000000" w:rsidDel="00000000" w:rsidP="00000000" w:rsidRDefault="00000000" w:rsidRPr="00000000" w14:paraId="0000009A">
      <w:pPr>
        <w:ind w:left="0" w:firstLine="0"/>
        <w:contextualSpacing w:val="0"/>
        <w:rPr/>
      </w:pPr>
      <w:r w:rsidDel="00000000" w:rsidR="00000000" w:rsidRPr="00000000">
        <w:rPr>
          <w:rtl w:val="0"/>
        </w:rPr>
      </w:r>
    </w:p>
    <w:p w:rsidR="00000000" w:rsidDel="00000000" w:rsidP="00000000" w:rsidRDefault="00000000" w:rsidRPr="00000000" w14:paraId="0000009B">
      <w:pPr>
        <w:ind w:left="720" w:firstLine="0"/>
        <w:contextualSpacing w:val="0"/>
        <w:rPr/>
      </w:pPr>
      <w:r w:rsidDel="00000000" w:rsidR="00000000" w:rsidRPr="00000000">
        <w:rPr>
          <w:rtl w:val="0"/>
        </w:rPr>
      </w:r>
    </w:p>
    <w:p w:rsidR="00000000" w:rsidDel="00000000" w:rsidP="00000000" w:rsidRDefault="00000000" w:rsidRPr="00000000" w14:paraId="0000009C">
      <w:pPr>
        <w:contextualSpacing w:val="0"/>
        <w:rPr/>
      </w:pPr>
      <w:r w:rsidDel="00000000" w:rsidR="00000000" w:rsidRPr="00000000">
        <w:rPr>
          <w:rtl w:val="0"/>
        </w:rPr>
      </w:r>
    </w:p>
    <w:p w:rsidR="00000000" w:rsidDel="00000000" w:rsidP="00000000" w:rsidRDefault="00000000" w:rsidRPr="00000000" w14:paraId="0000009D">
      <w:pPr>
        <w:contextualSpacing w:val="0"/>
        <w:rPr/>
      </w:pPr>
      <w:r w:rsidDel="00000000" w:rsidR="00000000" w:rsidRPr="00000000">
        <w:rPr>
          <w:rtl w:val="0"/>
        </w:rPr>
      </w:r>
    </w:p>
    <w:p w:rsidR="00000000" w:rsidDel="00000000" w:rsidP="00000000" w:rsidRDefault="00000000" w:rsidRPr="00000000" w14:paraId="0000009E">
      <w:pPr>
        <w:pStyle w:val="Heading4"/>
        <w:spacing w:after="0" w:before="0" w:lineRule="auto"/>
        <w:contextualSpacing w:val="0"/>
        <w:rPr>
          <w:b w:val="1"/>
          <w:color w:val="579a78"/>
          <w:sz w:val="22"/>
          <w:szCs w:val="22"/>
        </w:rPr>
      </w:pPr>
      <w:bookmarkStart w:colFirst="0" w:colLast="0" w:name="_6hj5zqw05p3v" w:id="7"/>
      <w:bookmarkEnd w:id="7"/>
      <w:r w:rsidDel="00000000" w:rsidR="00000000" w:rsidRPr="00000000">
        <w:rPr>
          <w:rFonts w:ascii="Microsoft Yahei" w:cs="Microsoft Yahei" w:eastAsia="Microsoft Yahei" w:hAnsi="Microsoft Yahei"/>
          <w:color w:val="579a78"/>
          <w:sz w:val="30"/>
          <w:szCs w:val="30"/>
          <w:rtl w:val="0"/>
        </w:rPr>
        <w:t xml:space="preserve">技术分析</w:t>
      </w:r>
      <w:r w:rsidDel="00000000" w:rsidR="00000000" w:rsidRPr="00000000">
        <w:rPr>
          <w:rtl w:val="0"/>
        </w:rPr>
      </w:r>
    </w:p>
    <w:p w:rsidR="00000000" w:rsidDel="00000000" w:rsidP="00000000" w:rsidRDefault="00000000" w:rsidRPr="00000000" w14:paraId="0000009F">
      <w:pPr>
        <w:pStyle w:val="Heading5"/>
        <w:contextualSpacing w:val="0"/>
        <w:rPr/>
      </w:pPr>
      <w:bookmarkStart w:colFirst="0" w:colLast="0" w:name="_nf7hl5w4gv8h" w:id="8"/>
      <w:bookmarkEnd w:id="8"/>
      <w:r w:rsidDel="00000000" w:rsidR="00000000" w:rsidRPr="00000000">
        <w:rPr>
          <w:rFonts w:ascii="Arial Unicode MS" w:cs="Arial Unicode MS" w:eastAsia="Arial Unicode MS" w:hAnsi="Arial Unicode MS"/>
          <w:rtl w:val="0"/>
        </w:rPr>
        <w:t xml:space="preserve">技术介绍</w:t>
        <w:br w:type="textWrapping"/>
      </w:r>
    </w:p>
    <w:p w:rsidR="00000000" w:rsidDel="00000000" w:rsidP="00000000" w:rsidRDefault="00000000" w:rsidRPr="00000000" w14:paraId="000000A0">
      <w:pPr>
        <w:contextualSpacing w:val="0"/>
        <w:rPr/>
      </w:pPr>
      <w:r w:rsidDel="00000000" w:rsidR="00000000" w:rsidRPr="00000000">
        <w:rPr>
          <w:rFonts w:ascii="Arial Unicode MS" w:cs="Arial Unicode MS" w:eastAsia="Arial Unicode MS" w:hAnsi="Arial Unicode MS"/>
          <w:rtl w:val="0"/>
        </w:rPr>
        <w:t xml:space="preserve">KyberNetwork 协议是基于以太坊开发的去中心数字货币兑换交易所，目前支持基于以太坊发行的数字货币资产兑换（该资产有相应储备库）。</w:t>
      </w:r>
    </w:p>
    <w:p w:rsidR="00000000" w:rsidDel="00000000" w:rsidP="00000000" w:rsidRDefault="00000000" w:rsidRPr="00000000" w14:paraId="000000A1">
      <w:pPr>
        <w:contextualSpacing w:val="0"/>
        <w:rPr/>
      </w:pPr>
      <w:r w:rsidDel="00000000" w:rsidR="00000000" w:rsidRPr="00000000">
        <w:rPr>
          <w:rtl w:val="0"/>
        </w:rPr>
      </w:r>
    </w:p>
    <w:p w:rsidR="00000000" w:rsidDel="00000000" w:rsidP="00000000" w:rsidRDefault="00000000" w:rsidRPr="00000000" w14:paraId="000000A2">
      <w:pPr>
        <w:contextualSpacing w:val="0"/>
        <w:rPr>
          <w:sz w:val="24"/>
          <w:szCs w:val="24"/>
        </w:rPr>
      </w:pPr>
      <w:r w:rsidDel="00000000" w:rsidR="00000000" w:rsidRPr="00000000">
        <w:rPr>
          <w:rFonts w:ascii="Arial Unicode MS" w:cs="Arial Unicode MS" w:eastAsia="Arial Unicode MS" w:hAnsi="Arial Unicode MS"/>
          <w:rtl w:val="0"/>
        </w:rPr>
        <w:t xml:space="preserve">KyberNetwork 跨链交易将采用链中继（比如 BTCR</w:t>
      </w:r>
      <w:r w:rsidDel="00000000" w:rsidR="00000000" w:rsidRPr="00000000">
        <w:rPr>
          <w:rtl w:val="0"/>
        </w:rPr>
        <w:t xml:space="preserve">e</w:t>
      </w:r>
      <w:r w:rsidDel="00000000" w:rsidR="00000000" w:rsidRPr="00000000">
        <w:rPr>
          <w:rFonts w:ascii="Arial Unicode MS" w:cs="Arial Unicode MS" w:eastAsia="Arial Unicode MS" w:hAnsi="Arial Unicode MS"/>
          <w:rtl w:val="0"/>
        </w:rPr>
        <w:t xml:space="preserve">lay）实现不同区块链间的通信，使用 Polkadot </w:t>
      </w:r>
      <w:r w:rsidDel="00000000" w:rsidR="00000000" w:rsidRPr="00000000">
        <w:rPr>
          <w:rFonts w:ascii="SimSun" w:cs="SimSun" w:eastAsia="SimSun" w:hAnsi="SimSun"/>
          <w:rtl w:val="0"/>
        </w:rPr>
        <w:t xml:space="preserve">和 </w:t>
      </w:r>
      <w:r w:rsidDel="00000000" w:rsidR="00000000" w:rsidRPr="00000000">
        <w:rPr>
          <w:rFonts w:ascii="Arial Unicode MS" w:cs="Arial Unicode MS" w:eastAsia="Arial Unicode MS" w:hAnsi="Arial Unicode MS"/>
          <w:rtl w:val="0"/>
        </w:rPr>
        <w:t xml:space="preserve">Cosmos 协议实现跨链交互。</w:t>
      </w:r>
      <w:r w:rsidDel="00000000" w:rsidR="00000000" w:rsidRPr="00000000">
        <w:rPr>
          <w:sz w:val="24"/>
          <w:szCs w:val="24"/>
          <w:highlight w:val="white"/>
          <w:rtl w:val="0"/>
        </w:rPr>
        <w:t xml:space="preserve"> </w:t>
      </w:r>
      <w:r w:rsidDel="00000000" w:rsidR="00000000" w:rsidRPr="00000000">
        <w:rPr>
          <w:rtl w:val="0"/>
        </w:rPr>
      </w:r>
    </w:p>
    <w:p w:rsidR="00000000" w:rsidDel="00000000" w:rsidP="00000000" w:rsidRDefault="00000000" w:rsidRPr="00000000" w14:paraId="000000A3">
      <w:pPr>
        <w:contextualSpacing w:val="0"/>
        <w:rPr/>
      </w:pPr>
      <w:r w:rsidDel="00000000" w:rsidR="00000000" w:rsidRPr="00000000">
        <w:rPr>
          <w:rtl w:val="0"/>
        </w:rPr>
      </w:r>
    </w:p>
    <w:p w:rsidR="00000000" w:rsidDel="00000000" w:rsidP="00000000" w:rsidRDefault="00000000" w:rsidRPr="00000000" w14:paraId="000000A4">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链中继：</w:t>
      </w:r>
      <w:r w:rsidDel="00000000" w:rsidR="00000000" w:rsidRPr="00000000">
        <w:rPr>
          <w:rFonts w:ascii="Arial Unicode MS" w:cs="Arial Unicode MS" w:eastAsia="Arial Unicode MS" w:hAnsi="Arial Unicode MS"/>
          <w:sz w:val="24"/>
          <w:szCs w:val="24"/>
          <w:highlight w:val="white"/>
          <w:rtl w:val="0"/>
        </w:rPr>
        <w:t xml:space="preserve">KyberNetwork 的计划通过维护 </w:t>
      </w:r>
      <w:r w:rsidDel="00000000" w:rsidR="00000000" w:rsidRPr="00000000">
        <w:rPr>
          <w:rFonts w:ascii="Arial Unicode MS" w:cs="Arial Unicode MS" w:eastAsia="Arial Unicode MS" w:hAnsi="Arial Unicode MS"/>
          <w:highlight w:val="white"/>
          <w:rtl w:val="0"/>
        </w:rPr>
        <w:t xml:space="preserve">BTCRelay 和 PeaceRelay </w:t>
      </w:r>
      <w:r w:rsidDel="00000000" w:rsidR="00000000" w:rsidRPr="00000000">
        <w:rPr>
          <w:rFonts w:ascii="Arial Unicode MS" w:cs="Arial Unicode MS" w:eastAsia="Arial Unicode MS" w:hAnsi="Arial Unicode MS"/>
          <w:sz w:val="24"/>
          <w:szCs w:val="24"/>
          <w:highlight w:val="white"/>
          <w:rtl w:val="0"/>
        </w:rPr>
        <w:t xml:space="preserve">这两个中继以支持 BTC/ETC 和 ETH 以及以太坊上的其它代币间的交易。</w:t>
      </w:r>
    </w:p>
    <w:p w:rsidR="00000000" w:rsidDel="00000000" w:rsidP="00000000" w:rsidRDefault="00000000" w:rsidRPr="00000000" w14:paraId="000000A5">
      <w:pPr>
        <w:ind w:left="720" w:firstLine="0"/>
        <w:contextualSpacing w:val="0"/>
        <w:rPr>
          <w:sz w:val="24"/>
          <w:szCs w:val="24"/>
          <w:highlight w:val="white"/>
        </w:rPr>
      </w:pPr>
      <w:r w:rsidDel="00000000" w:rsidR="00000000" w:rsidRPr="00000000">
        <w:rPr>
          <w:rtl w:val="0"/>
        </w:rPr>
      </w:r>
    </w:p>
    <w:p w:rsidR="00000000" w:rsidDel="00000000" w:rsidP="00000000" w:rsidRDefault="00000000" w:rsidRPr="00000000" w14:paraId="000000A6">
      <w:pPr>
        <w:ind w:left="720" w:firstLine="0"/>
        <w:contextualSpacing w:val="0"/>
        <w:rPr>
          <w:color w:val="333333"/>
          <w:highlight w:val="white"/>
        </w:rPr>
      </w:pPr>
      <w:r w:rsidDel="00000000" w:rsidR="00000000" w:rsidRPr="00000000">
        <w:rPr>
          <w:rFonts w:ascii="Arial Unicode MS" w:cs="Arial Unicode MS" w:eastAsia="Arial Unicode MS" w:hAnsi="Arial Unicode MS"/>
          <w:sz w:val="24"/>
          <w:szCs w:val="24"/>
          <w:highlight w:val="white"/>
          <w:rtl w:val="0"/>
        </w:rPr>
        <w:t xml:space="preserve">1）BTCRelay ：</w:t>
      </w:r>
      <w:r w:rsidDel="00000000" w:rsidR="00000000" w:rsidRPr="00000000">
        <w:rPr>
          <w:rFonts w:ascii="Arial Unicode MS" w:cs="Arial Unicode MS" w:eastAsia="Arial Unicode MS" w:hAnsi="Arial Unicode MS"/>
          <w:color w:val="333333"/>
          <w:highlight w:val="white"/>
          <w:rtl w:val="0"/>
        </w:rPr>
        <w:t xml:space="preserve">BTC Relay 的工作机制是通过一个外部的第三方（</w:t>
      </w:r>
      <w:r w:rsidDel="00000000" w:rsidR="00000000" w:rsidRPr="00000000">
        <w:rPr>
          <w:rFonts w:ascii="Arial Unicode MS" w:cs="Arial Unicode MS" w:eastAsia="Arial Unicode MS" w:hAnsi="Arial Unicode MS"/>
          <w:color w:val="333333"/>
          <w:highlight w:val="white"/>
          <w:rtl w:val="0"/>
        </w:rPr>
        <w:t xml:space="preserve">Relayer）</w:t>
      </w:r>
      <w:r w:rsidDel="00000000" w:rsidR="00000000" w:rsidRPr="00000000">
        <w:rPr>
          <w:rFonts w:ascii="Arial Unicode MS" w:cs="Arial Unicode MS" w:eastAsia="Arial Unicode MS" w:hAnsi="Arial Unicode MS"/>
          <w:color w:val="333333"/>
          <w:highlight w:val="white"/>
          <w:rtl w:val="0"/>
        </w:rPr>
        <w:t xml:space="preserve">，发送一个交易到 BTC Relay 的智能合约，内容是最新的比特币区块链的区块头。BTC Relay 基于现存的区块头信息校验发送的区块头的有效性。如果校验通过，则加入到BTC Relay 维护的比特币区块头链。由此，在 BTC Relay 的智能合约里，实现了一个内置的 SPV（简单支付校验）节点。</w:t>
      </w:r>
    </w:p>
    <w:p w:rsidR="00000000" w:rsidDel="00000000" w:rsidP="00000000" w:rsidRDefault="00000000" w:rsidRPr="00000000" w14:paraId="000000A7">
      <w:pPr>
        <w:ind w:left="720" w:firstLine="0"/>
        <w:contextualSpacing w:val="0"/>
        <w:rPr>
          <w:color w:val="333333"/>
          <w:highlight w:val="white"/>
        </w:rPr>
      </w:pPr>
      <w:r w:rsidDel="00000000" w:rsidR="00000000" w:rsidRPr="00000000">
        <w:rPr>
          <w:rtl w:val="0"/>
        </w:rPr>
      </w:r>
    </w:p>
    <w:p w:rsidR="00000000" w:rsidDel="00000000" w:rsidP="00000000" w:rsidRDefault="00000000" w:rsidRPr="00000000" w14:paraId="000000A8">
      <w:pPr>
        <w:ind w:left="720" w:firstLine="0"/>
        <w:contextualSpacing w:val="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2）</w:t>
      </w:r>
      <w:r w:rsidDel="00000000" w:rsidR="00000000" w:rsidRPr="00000000">
        <w:rPr>
          <w:rFonts w:ascii="Arial Unicode MS" w:cs="Arial Unicode MS" w:eastAsia="Arial Unicode MS" w:hAnsi="Arial Unicode MS"/>
          <w:highlight w:val="white"/>
          <w:rtl w:val="0"/>
        </w:rPr>
        <w:t xml:space="preserve">PeaceRelay：</w:t>
      </w:r>
      <w:r w:rsidDel="00000000" w:rsidR="00000000" w:rsidRPr="00000000">
        <w:rPr>
          <w:rFonts w:ascii="Arial Unicode MS" w:cs="Arial Unicode MS" w:eastAsia="Arial Unicode MS" w:hAnsi="Arial Unicode MS"/>
          <w:highlight w:val="white"/>
          <w:rtl w:val="0"/>
        </w:rPr>
        <w:t xml:space="preserve">这个中继技术可以允许不同的基于以太坊的区块链（例如，以太坊和以太经典）进行跨链通信。</w:t>
      </w:r>
      <w:r w:rsidDel="00000000" w:rsidR="00000000" w:rsidRPr="00000000">
        <w:rPr>
          <w:rtl w:val="0"/>
        </w:rPr>
      </w:r>
    </w:p>
    <w:p w:rsidR="00000000" w:rsidDel="00000000" w:rsidP="00000000" w:rsidRDefault="00000000" w:rsidRPr="00000000" w14:paraId="000000A9">
      <w:pPr>
        <w:ind w:left="720" w:firstLine="0"/>
        <w:contextualSpacing w:val="0"/>
        <w:rPr/>
      </w:pPr>
      <w:r w:rsidDel="00000000" w:rsidR="00000000" w:rsidRPr="00000000">
        <w:rPr>
          <w:rtl w:val="0"/>
        </w:rPr>
      </w:r>
    </w:p>
    <w:p w:rsidR="00000000" w:rsidDel="00000000" w:rsidP="00000000" w:rsidRDefault="00000000" w:rsidRPr="00000000" w14:paraId="000000AA">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Polkadot：</w:t>
      </w:r>
      <w:r w:rsidDel="00000000" w:rsidR="00000000" w:rsidRPr="00000000">
        <w:rPr>
          <w:rFonts w:ascii="Arial Unicode MS" w:cs="Arial Unicode MS" w:eastAsia="Arial Unicode MS" w:hAnsi="Arial Unicode MS"/>
          <w:color w:val="222222"/>
          <w:highlight w:val="white"/>
          <w:rtl w:val="0"/>
        </w:rPr>
        <w:t xml:space="preserve">一种异构多链交互架构，可以使定制的侧链与公共区块链连接。使用 Polkadot，各种区块链能够以安全和去信任的方式在彼此之间发送和接收消息。</w:t>
      </w:r>
    </w:p>
    <w:p w:rsidR="00000000" w:rsidDel="00000000" w:rsidP="00000000" w:rsidRDefault="00000000" w:rsidRPr="00000000" w14:paraId="000000AB">
      <w:pPr>
        <w:ind w:left="720" w:firstLine="0"/>
        <w:contextualSpacing w:val="0"/>
        <w:rPr>
          <w:color w:val="222222"/>
          <w:highlight w:val="white"/>
        </w:rPr>
      </w:pPr>
      <w:r w:rsidDel="00000000" w:rsidR="00000000" w:rsidRPr="00000000">
        <w:rPr>
          <w:rtl w:val="0"/>
        </w:rPr>
      </w:r>
    </w:p>
    <w:p w:rsidR="00000000" w:rsidDel="00000000" w:rsidP="00000000" w:rsidRDefault="00000000" w:rsidRPr="00000000" w14:paraId="000000AC">
      <w:pPr>
        <w:numPr>
          <w:ilvl w:val="0"/>
          <w:numId w:val="2"/>
        </w:numPr>
        <w:ind w:left="720" w:hanging="360"/>
        <w:rPr>
          <w:u w:val="none"/>
        </w:rPr>
      </w:pPr>
      <w:r w:rsidDel="00000000" w:rsidR="00000000" w:rsidRPr="00000000">
        <w:rPr>
          <w:rFonts w:ascii="Arial Unicode MS" w:cs="Arial Unicode MS" w:eastAsia="Arial Unicode MS" w:hAnsi="Arial Unicode MS"/>
          <w:rtl w:val="0"/>
        </w:rPr>
        <w:t xml:space="preserve">Cosmos：</w:t>
      </w:r>
      <w:r w:rsidDel="00000000" w:rsidR="00000000" w:rsidRPr="00000000">
        <w:rPr>
          <w:rFonts w:ascii="Arial Unicode MS" w:cs="Arial Unicode MS" w:eastAsia="Arial Unicode MS" w:hAnsi="Arial Unicode MS"/>
          <w:color w:val="353535"/>
          <w:highlight w:val="white"/>
          <w:rtl w:val="0"/>
        </w:rPr>
        <w:t xml:space="preserve">网络中第一条区块链将会是 Cosmos 中心。Cosmos 网络的中心及各个空间可以通过区块链间通信（IBC）协议进行沟通，这种协议就是针对区块链的虚拟用户数据报协议（UDP）或者传输控制协议（TCP）。代币可以安全快速地从一个空间传递到另一个空间，两者之间无需体现汇兑流动性。空间内部所有代币的转移都会通过 Cosmos 中心，它会记录每个空间所持有的代币总量。这个中心会将每个空间与其他故障空间隔离开。因为每个人都将新空间连接到 Cosmos 中心，所以空间今后也可以兼容新的区块链技术。</w:t>
      </w:r>
      <w:r w:rsidDel="00000000" w:rsidR="00000000" w:rsidRPr="00000000">
        <w:rPr>
          <w:rtl w:val="0"/>
        </w:rPr>
      </w:r>
    </w:p>
    <w:p w:rsidR="00000000" w:rsidDel="00000000" w:rsidP="00000000" w:rsidRDefault="00000000" w:rsidRPr="00000000" w14:paraId="000000AD">
      <w:pPr>
        <w:contextualSpacing w:val="0"/>
        <w:rPr/>
      </w:pPr>
      <w:r w:rsidDel="00000000" w:rsidR="00000000" w:rsidRPr="00000000">
        <w:rPr>
          <w:rtl w:val="0"/>
        </w:rPr>
      </w:r>
    </w:p>
    <w:p w:rsidR="00000000" w:rsidDel="00000000" w:rsidP="00000000" w:rsidRDefault="00000000" w:rsidRPr="00000000" w14:paraId="000000AE">
      <w:pPr>
        <w:pStyle w:val="Heading5"/>
        <w:contextualSpacing w:val="0"/>
        <w:rPr/>
      </w:pPr>
      <w:bookmarkStart w:colFirst="0" w:colLast="0" w:name="_tklmm92rk6zo" w:id="9"/>
      <w:bookmarkEnd w:id="9"/>
      <w:r w:rsidDel="00000000" w:rsidR="00000000" w:rsidRPr="00000000">
        <w:rPr>
          <w:rFonts w:ascii="Arial Unicode MS" w:cs="Arial Unicode MS" w:eastAsia="Arial Unicode MS" w:hAnsi="Arial Unicode MS"/>
          <w:rtl w:val="0"/>
        </w:rPr>
        <w:t xml:space="preserve">功能评测</w:t>
      </w:r>
    </w:p>
    <w:p w:rsidR="00000000" w:rsidDel="00000000" w:rsidP="00000000" w:rsidRDefault="00000000" w:rsidRPr="00000000" w14:paraId="000000AF">
      <w:pPr>
        <w:contextualSpacing w:val="0"/>
        <w:rPr/>
      </w:pPr>
      <w:r w:rsidDel="00000000" w:rsidR="00000000" w:rsidRPr="00000000">
        <w:rPr>
          <w:rtl w:val="0"/>
        </w:rPr>
      </w:r>
    </w:p>
    <w:p w:rsidR="00000000" w:rsidDel="00000000" w:rsidP="00000000" w:rsidRDefault="00000000" w:rsidRPr="00000000" w14:paraId="000000B0">
      <w:pPr>
        <w:contextualSpacing w:val="0"/>
        <w:rPr/>
      </w:pPr>
      <w:r w:rsidDel="00000000" w:rsidR="00000000" w:rsidRPr="00000000">
        <w:rPr>
          <w:rFonts w:ascii="Arial Unicode MS" w:cs="Arial Unicode MS" w:eastAsia="Arial Unicode MS" w:hAnsi="Arial Unicode MS"/>
          <w:rtl w:val="0"/>
        </w:rPr>
        <w:t xml:space="preserve">KyberNetwork 目前提供的功能主要有三个：</w:t>
      </w:r>
    </w:p>
    <w:p w:rsidR="00000000" w:rsidDel="00000000" w:rsidP="00000000" w:rsidRDefault="00000000" w:rsidRPr="00000000" w14:paraId="000000B1">
      <w:pPr>
        <w:ind w:left="0" w:firstLine="0"/>
        <w:contextualSpacing w:val="0"/>
        <w:rPr/>
      </w:pPr>
      <w:r w:rsidDel="00000000" w:rsidR="00000000" w:rsidRPr="00000000">
        <w:rPr>
          <w:rtl w:val="0"/>
        </w:rPr>
      </w:r>
    </w:p>
    <w:p w:rsidR="00000000" w:rsidDel="00000000" w:rsidP="00000000" w:rsidRDefault="00000000" w:rsidRPr="00000000" w14:paraId="000000B2">
      <w:pPr>
        <w:ind w:left="0" w:firstLine="0"/>
        <w:contextualSpacing w:val="0"/>
        <w:rPr/>
      </w:pPr>
      <w:r w:rsidDel="00000000" w:rsidR="00000000" w:rsidRPr="00000000">
        <w:rPr>
          <w:rFonts w:ascii="Arial Unicode MS" w:cs="Arial Unicode MS" w:eastAsia="Arial Unicode MS" w:hAnsi="Arial Unicode MS"/>
          <w:rtl w:val="0"/>
        </w:rPr>
        <w:t xml:space="preserve">1.KyberSwap：不同币种之间的兑换、交易。</w:t>
      </w:r>
    </w:p>
    <w:p w:rsidR="00000000" w:rsidDel="00000000" w:rsidP="00000000" w:rsidRDefault="00000000" w:rsidRPr="00000000" w14:paraId="000000B3">
      <w:pPr>
        <w:ind w:left="0" w:firstLine="0"/>
        <w:contextualSpacing w:val="0"/>
        <w:rPr/>
      </w:pPr>
      <w:r w:rsidDel="00000000" w:rsidR="00000000" w:rsidRPr="00000000">
        <w:rPr>
          <w:rFonts w:ascii="Arial Unicode MS" w:cs="Arial Unicode MS" w:eastAsia="Arial Unicode MS" w:hAnsi="Arial Unicode MS"/>
          <w:rtl w:val="0"/>
        </w:rPr>
        <w:t xml:space="preserve">2.KyberGo：完全去中心化的代币发行、分发和社群建设。</w:t>
      </w:r>
    </w:p>
    <w:p w:rsidR="00000000" w:rsidDel="00000000" w:rsidP="00000000" w:rsidRDefault="00000000" w:rsidRPr="00000000" w14:paraId="000000B4">
      <w:pPr>
        <w:ind w:left="0" w:firstLine="0"/>
        <w:contextualSpacing w:val="0"/>
        <w:rPr/>
      </w:pPr>
      <w:r w:rsidDel="00000000" w:rsidR="00000000" w:rsidRPr="00000000">
        <w:rPr>
          <w:rFonts w:ascii="Arial Unicode MS" w:cs="Arial Unicode MS" w:eastAsia="Arial Unicode MS" w:hAnsi="Arial Unicode MS"/>
          <w:rtl w:val="0"/>
        </w:rPr>
        <w:t xml:space="preserve">3.KyberDeveloper：为各种交易系统、钱包、代币发行团队提供开发平台和去中心化的资金池。</w:t>
      </w:r>
    </w:p>
    <w:p w:rsidR="00000000" w:rsidDel="00000000" w:rsidP="00000000" w:rsidRDefault="00000000" w:rsidRPr="00000000" w14:paraId="000000B5">
      <w:pPr>
        <w:contextualSpacing w:val="0"/>
        <w:rPr/>
      </w:pPr>
      <w:r w:rsidDel="00000000" w:rsidR="00000000" w:rsidRPr="00000000">
        <w:rPr>
          <w:rtl w:val="0"/>
        </w:rPr>
      </w:r>
    </w:p>
    <w:p w:rsidR="00000000" w:rsidDel="00000000" w:rsidP="00000000" w:rsidRDefault="00000000" w:rsidRPr="00000000" w14:paraId="000000B6">
      <w:pPr>
        <w:contextualSpacing w:val="0"/>
        <w:rPr>
          <w:b w:val="1"/>
          <w:color w:val="2f5496"/>
          <w:sz w:val="26"/>
          <w:szCs w:val="26"/>
        </w:rPr>
      </w:pPr>
      <w:r w:rsidDel="00000000" w:rsidR="00000000" w:rsidRPr="00000000">
        <w:rPr>
          <w:rFonts w:ascii="Arial Unicode MS" w:cs="Arial Unicode MS" w:eastAsia="Arial Unicode MS" w:hAnsi="Arial Unicode MS"/>
          <w:rtl w:val="0"/>
        </w:rPr>
        <w:t xml:space="preserve">下面逐一加以评测：</w:t>
      </w:r>
      <w:r w:rsidDel="00000000" w:rsidR="00000000" w:rsidRPr="00000000">
        <w:rPr>
          <w:rtl w:val="0"/>
        </w:rPr>
      </w:r>
    </w:p>
    <w:p w:rsidR="00000000" w:rsidDel="00000000" w:rsidP="00000000" w:rsidRDefault="00000000" w:rsidRPr="00000000" w14:paraId="000000B7">
      <w:pPr>
        <w:pStyle w:val="Heading2"/>
        <w:keepNext w:val="0"/>
        <w:keepLines w:val="0"/>
        <w:spacing w:after="80" w:lineRule="auto"/>
        <w:contextualSpacing w:val="0"/>
        <w:rPr/>
      </w:pPr>
      <w:bookmarkStart w:colFirst="0" w:colLast="0" w:name="_c4o6tnehzape" w:id="10"/>
      <w:bookmarkEnd w:id="10"/>
      <w:r w:rsidDel="00000000" w:rsidR="00000000" w:rsidRPr="00000000">
        <w:rPr>
          <w:sz w:val="22"/>
          <w:szCs w:val="22"/>
          <w:rtl w:val="0"/>
        </w:rPr>
        <w:t xml:space="preserve">1.KyberSwap</w:t>
      </w:r>
      <w:r w:rsidDel="00000000" w:rsidR="00000000" w:rsidRPr="00000000">
        <w:rPr>
          <w:rtl w:val="0"/>
        </w:rPr>
      </w:r>
    </w:p>
    <w:p w:rsidR="00000000" w:rsidDel="00000000" w:rsidP="00000000" w:rsidRDefault="00000000" w:rsidRPr="00000000" w14:paraId="000000B8">
      <w:pPr>
        <w:contextualSpacing w:val="0"/>
        <w:rPr/>
      </w:pPr>
      <w:r w:rsidDel="00000000" w:rsidR="00000000" w:rsidRPr="00000000">
        <w:rPr>
          <w:rtl w:val="0"/>
        </w:rPr>
      </w:r>
    </w:p>
    <w:p w:rsidR="00000000" w:rsidDel="00000000" w:rsidP="00000000" w:rsidRDefault="00000000" w:rsidRPr="00000000" w14:paraId="000000B9">
      <w:pPr>
        <w:contextualSpacing w:val="0"/>
        <w:rPr>
          <w:color w:val="0563c1"/>
          <w:u w:val="single"/>
        </w:rPr>
      </w:pPr>
      <w:r w:rsidDel="00000000" w:rsidR="00000000" w:rsidRPr="00000000">
        <w:rPr>
          <w:rFonts w:ascii="Arial Unicode MS" w:cs="Arial Unicode MS" w:eastAsia="Arial Unicode MS" w:hAnsi="Arial Unicode MS"/>
          <w:rtl w:val="0"/>
        </w:rPr>
        <w:t xml:space="preserve">1）要执行货币交换，直接从其主页进入：</w:t>
      </w:r>
      <w:r w:rsidDel="00000000" w:rsidR="00000000" w:rsidRPr="00000000">
        <w:fldChar w:fldCharType="begin"/>
        <w:instrText xml:space="preserve"> HYPERLINK "https://kyber.network/swap" </w:instrText>
        <w:fldChar w:fldCharType="separate"/>
      </w:r>
      <w:r w:rsidDel="00000000" w:rsidR="00000000" w:rsidRPr="00000000">
        <w:rPr>
          <w:color w:val="0563c1"/>
          <w:u w:val="single"/>
          <w:rtl w:val="0"/>
        </w:rPr>
        <w:t xml:space="preserve">https://kyber.network/swap</w:t>
      </w:r>
    </w:p>
    <w:p w:rsidR="00000000" w:rsidDel="00000000" w:rsidP="00000000" w:rsidRDefault="00000000" w:rsidRPr="00000000" w14:paraId="000000BA">
      <w:pPr>
        <w:contextualSpacing w:val="0"/>
        <w:rPr/>
      </w:pPr>
      <w:r w:rsidDel="00000000" w:rsidR="00000000" w:rsidRPr="00000000">
        <w:fldChar w:fldCharType="end"/>
      </w:r>
      <w:r w:rsidDel="00000000" w:rsidR="00000000" w:rsidRPr="00000000">
        <w:rPr/>
        <w:drawing>
          <wp:inline distB="114300" distT="114300" distL="114300" distR="114300">
            <wp:extent cx="4267200" cy="1257300"/>
            <wp:effectExtent b="0" l="0" r="0" t="0"/>
            <wp:docPr id="4"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4267200" cy="12573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BB">
      <w:pPr>
        <w:contextualSpacing w:val="0"/>
        <w:rPr/>
      </w:pPr>
      <w:r w:rsidDel="00000000" w:rsidR="00000000" w:rsidRPr="00000000">
        <w:rPr>
          <w:rFonts w:ascii="Arial Unicode MS" w:cs="Arial Unicode MS" w:eastAsia="Arial Unicode MS" w:hAnsi="Arial Unicode MS"/>
          <w:rtl w:val="0"/>
        </w:rPr>
        <w:t xml:space="preserve">2）通过阅读使用协议可以了解到，对于一般性用户，单笔订单的金额不能超过 3,000 美元，单日交易总额不能超过 15,000 美元；对于高级用户，则由项目团队决定当时的额度范围。</w:t>
      </w:r>
    </w:p>
    <w:p w:rsidR="00000000" w:rsidDel="00000000" w:rsidP="00000000" w:rsidRDefault="00000000" w:rsidRPr="00000000" w14:paraId="000000BC">
      <w:pPr>
        <w:contextualSpacing w:val="0"/>
        <w:rPr/>
      </w:pPr>
      <w:r w:rsidDel="00000000" w:rsidR="00000000" w:rsidRPr="00000000">
        <w:rPr>
          <w:rtl w:val="0"/>
        </w:rPr>
        <w:t xml:space="preserve"> </w:t>
      </w:r>
      <w:r w:rsidDel="00000000" w:rsidR="00000000" w:rsidRPr="00000000">
        <w:rPr/>
        <w:drawing>
          <wp:inline distB="114300" distT="114300" distL="114300" distR="114300">
            <wp:extent cx="4486275" cy="1704975"/>
            <wp:effectExtent b="0" l="0" r="0" t="0"/>
            <wp:docPr id="28" name="image68.png"/>
            <a:graphic>
              <a:graphicData uri="http://schemas.openxmlformats.org/drawingml/2006/picture">
                <pic:pic>
                  <pic:nvPicPr>
                    <pic:cNvPr id="0" name="image68.png"/>
                    <pic:cNvPicPr preferRelativeResize="0"/>
                  </pic:nvPicPr>
                  <pic:blipFill>
                    <a:blip r:embed="rId12"/>
                    <a:srcRect b="0" l="0" r="0" t="0"/>
                    <a:stretch>
                      <a:fillRect/>
                    </a:stretch>
                  </pic:blipFill>
                  <pic:spPr>
                    <a:xfrm>
                      <a:off x="0" y="0"/>
                      <a:ext cx="4486275" cy="1704975"/>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contextualSpacing w:val="0"/>
        <w:rPr/>
      </w:pPr>
      <w:r w:rsidDel="00000000" w:rsidR="00000000" w:rsidRPr="00000000">
        <w:rPr>
          <w:rFonts w:ascii="Arial Unicode MS" w:cs="Arial Unicode MS" w:eastAsia="Arial Unicode MS" w:hAnsi="Arial Unicode MS"/>
          <w:rtl w:val="0"/>
        </w:rPr>
        <w:t xml:space="preserve">用户提交一个 A 种币兑换 B 种币的订单，和另外一个从 B 到 A 的订单，两者的兑换率可能会不同。目前，货币交换功能共支持 45 种加密货币。</w:t>
      </w:r>
    </w:p>
    <w:p w:rsidR="00000000" w:rsidDel="00000000" w:rsidP="00000000" w:rsidRDefault="00000000" w:rsidRPr="00000000" w14:paraId="000000BE">
      <w:pPr>
        <w:contextualSpacing w:val="0"/>
        <w:rPr/>
      </w:pPr>
      <w:r w:rsidDel="00000000" w:rsidR="00000000" w:rsidRPr="00000000">
        <w:rPr>
          <w:rtl w:val="0"/>
        </w:rPr>
        <w:t xml:space="preserve"> </w:t>
      </w:r>
      <w:r w:rsidDel="00000000" w:rsidR="00000000" w:rsidRPr="00000000">
        <w:rPr/>
        <w:drawing>
          <wp:inline distB="114300" distT="114300" distL="114300" distR="114300">
            <wp:extent cx="4381500" cy="1104900"/>
            <wp:effectExtent b="0" l="0" r="0" t="0"/>
            <wp:docPr id="13" name="image45.png"/>
            <a:graphic>
              <a:graphicData uri="http://schemas.openxmlformats.org/drawingml/2006/picture">
                <pic:pic>
                  <pic:nvPicPr>
                    <pic:cNvPr id="0" name="image45.png"/>
                    <pic:cNvPicPr preferRelativeResize="0"/>
                  </pic:nvPicPr>
                  <pic:blipFill>
                    <a:blip r:embed="rId13"/>
                    <a:srcRect b="0" l="0" r="0" t="0"/>
                    <a:stretch>
                      <a:fillRect/>
                    </a:stretch>
                  </pic:blipFill>
                  <pic:spPr>
                    <a:xfrm>
                      <a:off x="0" y="0"/>
                      <a:ext cx="43815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contextualSpacing w:val="0"/>
        <w:rPr/>
      </w:pPr>
      <w:r w:rsidDel="00000000" w:rsidR="00000000" w:rsidRPr="00000000">
        <w:rPr>
          <w:rtl w:val="0"/>
        </w:rPr>
        <w:t xml:space="preserve"> </w:t>
      </w:r>
      <w:r w:rsidDel="00000000" w:rsidR="00000000" w:rsidRPr="00000000">
        <w:rPr/>
        <w:drawing>
          <wp:inline distB="114300" distT="114300" distL="114300" distR="114300">
            <wp:extent cx="3905250" cy="2057400"/>
            <wp:effectExtent b="0" l="0" r="0" t="0"/>
            <wp:docPr id="38" name="image78.png"/>
            <a:graphic>
              <a:graphicData uri="http://schemas.openxmlformats.org/drawingml/2006/picture">
                <pic:pic>
                  <pic:nvPicPr>
                    <pic:cNvPr id="0" name="image78.png"/>
                    <pic:cNvPicPr preferRelativeResize="0"/>
                  </pic:nvPicPr>
                  <pic:blipFill>
                    <a:blip r:embed="rId14"/>
                    <a:srcRect b="0" l="0" r="0" t="0"/>
                    <a:stretch>
                      <a:fillRect/>
                    </a:stretch>
                  </pic:blipFill>
                  <pic:spPr>
                    <a:xfrm>
                      <a:off x="0" y="0"/>
                      <a:ext cx="390525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contextualSpacing w:val="0"/>
        <w:rPr/>
      </w:pPr>
      <w:r w:rsidDel="00000000" w:rsidR="00000000" w:rsidRPr="00000000">
        <w:rPr>
          <w:rtl w:val="0"/>
        </w:rPr>
      </w:r>
    </w:p>
    <w:p w:rsidR="00000000" w:rsidDel="00000000" w:rsidP="00000000" w:rsidRDefault="00000000" w:rsidRPr="00000000" w14:paraId="000000C1">
      <w:pPr>
        <w:contextualSpacing w:val="0"/>
        <w:rPr/>
      </w:pPr>
      <w:r w:rsidDel="00000000" w:rsidR="00000000" w:rsidRPr="00000000">
        <w:rPr>
          <w:rFonts w:ascii="Arial Unicode MS" w:cs="Arial Unicode MS" w:eastAsia="Arial Unicode MS" w:hAnsi="Arial Unicode MS"/>
          <w:rtl w:val="0"/>
        </w:rPr>
        <w:t xml:space="preserve">3）下一步连接钱包，这里使用最常用的 MetaMask 钱包（chrome 浏览器插件即可连接）。</w:t>
      </w:r>
      <w:r w:rsidDel="00000000" w:rsidR="00000000" w:rsidRPr="00000000">
        <w:rPr>
          <w:rtl w:val="0"/>
        </w:rPr>
      </w:r>
    </w:p>
    <w:p w:rsidR="00000000" w:rsidDel="00000000" w:rsidP="00000000" w:rsidRDefault="00000000" w:rsidRPr="00000000" w14:paraId="000000C2">
      <w:pPr>
        <w:contextualSpacing w:val="0"/>
        <w:rPr/>
      </w:pPr>
      <w:r w:rsidDel="00000000" w:rsidR="00000000" w:rsidRPr="00000000">
        <w:rPr>
          <w:rtl w:val="0"/>
        </w:rPr>
        <w:t xml:space="preserve"> </w:t>
      </w:r>
      <w:r w:rsidDel="00000000" w:rsidR="00000000" w:rsidRPr="00000000">
        <w:rPr/>
        <w:drawing>
          <wp:inline distB="114300" distT="114300" distL="114300" distR="114300">
            <wp:extent cx="4314825" cy="1685925"/>
            <wp:effectExtent b="0" l="0" r="0" t="0"/>
            <wp:docPr id="10" name="image42.png"/>
            <a:graphic>
              <a:graphicData uri="http://schemas.openxmlformats.org/drawingml/2006/picture">
                <pic:pic>
                  <pic:nvPicPr>
                    <pic:cNvPr id="0" name="image42.png"/>
                    <pic:cNvPicPr preferRelativeResize="0"/>
                  </pic:nvPicPr>
                  <pic:blipFill>
                    <a:blip r:embed="rId15"/>
                    <a:srcRect b="0" l="0" r="0" t="0"/>
                    <a:stretch>
                      <a:fillRect/>
                    </a:stretch>
                  </pic:blipFill>
                  <pic:spPr>
                    <a:xfrm>
                      <a:off x="0" y="0"/>
                      <a:ext cx="4314825" cy="16859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rPr/>
      </w:pPr>
      <w:r w:rsidDel="00000000" w:rsidR="00000000" w:rsidRPr="00000000">
        <w:rPr>
          <w:rtl w:val="0"/>
        </w:rPr>
      </w:r>
    </w:p>
    <w:p w:rsidR="00000000" w:rsidDel="00000000" w:rsidP="00000000" w:rsidRDefault="00000000" w:rsidRPr="00000000" w14:paraId="000000C4">
      <w:pPr>
        <w:contextualSpacing w:val="0"/>
        <w:rPr/>
      </w:pPr>
      <w:r w:rsidDel="00000000" w:rsidR="00000000" w:rsidRPr="00000000">
        <w:rPr>
          <w:rFonts w:ascii="Arial Unicode MS" w:cs="Arial Unicode MS" w:eastAsia="Arial Unicode MS" w:hAnsi="Arial Unicode MS"/>
          <w:rtl w:val="0"/>
        </w:rPr>
        <w:t xml:space="preserve">4）选择SWAP后，跳出确认界面：</w:t>
      </w:r>
    </w:p>
    <w:p w:rsidR="00000000" w:rsidDel="00000000" w:rsidP="00000000" w:rsidRDefault="00000000" w:rsidRPr="00000000" w14:paraId="000000C5">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2466975"/>
            <wp:effectExtent b="0" l="0" r="0" t="0"/>
            <wp:docPr id="19" name="image52.png"/>
            <a:graphic>
              <a:graphicData uri="http://schemas.openxmlformats.org/drawingml/2006/picture">
                <pic:pic>
                  <pic:nvPicPr>
                    <pic:cNvPr id="0" name="image52.png"/>
                    <pic:cNvPicPr preferRelativeResize="0"/>
                  </pic:nvPicPr>
                  <pic:blipFill>
                    <a:blip r:embed="rId16"/>
                    <a:srcRect b="0" l="0" r="0" t="0"/>
                    <a:stretch>
                      <a:fillRect/>
                    </a:stretch>
                  </pic:blipFill>
                  <pic:spPr>
                    <a:xfrm>
                      <a:off x="0" y="0"/>
                      <a:ext cx="5486400" cy="2466975"/>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contextualSpacing w:val="0"/>
        <w:rPr/>
      </w:pPr>
      <w:r w:rsidDel="00000000" w:rsidR="00000000" w:rsidRPr="00000000">
        <w:rPr>
          <w:rtl w:val="0"/>
        </w:rPr>
      </w:r>
    </w:p>
    <w:p w:rsidR="00000000" w:rsidDel="00000000" w:rsidP="00000000" w:rsidRDefault="00000000" w:rsidRPr="00000000" w14:paraId="000000C7">
      <w:pPr>
        <w:contextualSpacing w:val="0"/>
        <w:rPr/>
      </w:pPr>
      <w:r w:rsidDel="00000000" w:rsidR="00000000" w:rsidRPr="00000000">
        <w:rPr>
          <w:rFonts w:ascii="Arial Unicode MS" w:cs="Arial Unicode MS" w:eastAsia="Arial Unicode MS" w:hAnsi="Arial Unicode MS"/>
          <w:rtl w:val="0"/>
        </w:rPr>
        <w:t xml:space="preserve">5）点击 CONFIRM 之后，进入到 MetaMask 的交易界面。如白皮书所描述的，在 MetaTask 交易界面中，用户看到的是从一个 ETH 账号到另外一个 ETH 账号。点击 SUBMIT 提交，下一步就是等待交易入块：</w:t>
      </w:r>
    </w:p>
    <w:p w:rsidR="00000000" w:rsidDel="00000000" w:rsidP="00000000" w:rsidRDefault="00000000" w:rsidRPr="00000000" w14:paraId="000000C8">
      <w:pPr>
        <w:contextualSpacing w:val="0"/>
        <w:rPr/>
      </w:pPr>
      <w:r w:rsidDel="00000000" w:rsidR="00000000" w:rsidRPr="00000000">
        <w:rPr>
          <w:rtl w:val="0"/>
        </w:rPr>
      </w:r>
    </w:p>
    <w:p w:rsidR="00000000" w:rsidDel="00000000" w:rsidP="00000000" w:rsidRDefault="00000000" w:rsidRPr="00000000" w14:paraId="000000C9">
      <w:pPr>
        <w:contextualSpacing w:val="0"/>
        <w:rPr/>
      </w:pPr>
      <w:r w:rsidDel="00000000" w:rsidR="00000000" w:rsidRPr="00000000">
        <w:rPr>
          <w:rtl w:val="0"/>
        </w:rPr>
        <w:t xml:space="preserve"> </w:t>
      </w:r>
      <w:r w:rsidDel="00000000" w:rsidR="00000000" w:rsidRPr="00000000">
        <w:rPr/>
        <w:drawing>
          <wp:inline distB="114300" distT="114300" distL="114300" distR="114300">
            <wp:extent cx="2628900" cy="2895600"/>
            <wp:effectExtent b="0" l="0" r="0" t="0"/>
            <wp:docPr id="9" name="image41.png"/>
            <a:graphic>
              <a:graphicData uri="http://schemas.openxmlformats.org/drawingml/2006/picture">
                <pic:pic>
                  <pic:nvPicPr>
                    <pic:cNvPr id="0" name="image41.png"/>
                    <pic:cNvPicPr preferRelativeResize="0"/>
                  </pic:nvPicPr>
                  <pic:blipFill>
                    <a:blip r:embed="rId17"/>
                    <a:srcRect b="0" l="0" r="0" t="0"/>
                    <a:stretch>
                      <a:fillRect/>
                    </a:stretch>
                  </pic:blipFill>
                  <pic:spPr>
                    <a:xfrm>
                      <a:off x="0" y="0"/>
                      <a:ext cx="2628900" cy="2895600"/>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contextualSpacing w:val="0"/>
        <w:rPr/>
      </w:pPr>
      <w:r w:rsidDel="00000000" w:rsidR="00000000" w:rsidRPr="00000000">
        <w:rPr>
          <w:rtl w:val="0"/>
        </w:rPr>
      </w:r>
    </w:p>
    <w:p w:rsidR="00000000" w:rsidDel="00000000" w:rsidP="00000000" w:rsidRDefault="00000000" w:rsidRPr="00000000" w14:paraId="000000CB">
      <w:pPr>
        <w:contextualSpacing w:val="0"/>
        <w:rPr/>
      </w:pPr>
      <w:r w:rsidDel="00000000" w:rsidR="00000000" w:rsidRPr="00000000">
        <w:rPr>
          <w:rtl w:val="0"/>
        </w:rPr>
        <w:t xml:space="preserve"> </w:t>
      </w:r>
      <w:r w:rsidDel="00000000" w:rsidR="00000000" w:rsidRPr="00000000">
        <w:rPr/>
        <w:drawing>
          <wp:inline distB="114300" distT="114300" distL="114300" distR="114300">
            <wp:extent cx="2181225" cy="3524250"/>
            <wp:effectExtent b="0" l="0" r="0" t="0"/>
            <wp:docPr id="29" name="image69.png"/>
            <a:graphic>
              <a:graphicData uri="http://schemas.openxmlformats.org/drawingml/2006/picture">
                <pic:pic>
                  <pic:nvPicPr>
                    <pic:cNvPr id="0" name="image69.png"/>
                    <pic:cNvPicPr preferRelativeResize="0"/>
                  </pic:nvPicPr>
                  <pic:blipFill>
                    <a:blip r:embed="rId18"/>
                    <a:srcRect b="0" l="0" r="0" t="0"/>
                    <a:stretch>
                      <a:fillRect/>
                    </a:stretch>
                  </pic:blipFill>
                  <pic:spPr>
                    <a:xfrm>
                      <a:off x="0" y="0"/>
                      <a:ext cx="2181225" cy="3524250"/>
                    </a:xfrm>
                    <a:prstGeom prst="rect"/>
                    <a:ln/>
                  </pic:spPr>
                </pic:pic>
              </a:graphicData>
            </a:graphic>
          </wp:inline>
        </w:drawing>
      </w:r>
      <w:r w:rsidDel="00000000" w:rsidR="00000000" w:rsidRPr="00000000">
        <w:rPr>
          <w:rtl w:val="0"/>
        </w:rPr>
      </w:r>
    </w:p>
    <w:p w:rsidR="00000000" w:rsidDel="00000000" w:rsidP="00000000" w:rsidRDefault="00000000" w:rsidRPr="00000000" w14:paraId="000000CC">
      <w:pPr>
        <w:contextualSpacing w:val="0"/>
        <w:rPr/>
      </w:pPr>
      <w:r w:rsidDel="00000000" w:rsidR="00000000" w:rsidRPr="00000000">
        <w:rPr>
          <w:rtl w:val="0"/>
        </w:rPr>
      </w:r>
    </w:p>
    <w:p w:rsidR="00000000" w:rsidDel="00000000" w:rsidP="00000000" w:rsidRDefault="00000000" w:rsidRPr="00000000" w14:paraId="000000CD">
      <w:pPr>
        <w:contextualSpacing w:val="0"/>
        <w:rPr/>
      </w:pPr>
      <w:r w:rsidDel="00000000" w:rsidR="00000000" w:rsidRPr="00000000">
        <w:rPr>
          <w:rFonts w:ascii="Arial Unicode MS" w:cs="Arial Unicode MS" w:eastAsia="Arial Unicode MS" w:hAnsi="Arial Unicode MS"/>
          <w:b w:val="1"/>
          <w:rtl w:val="0"/>
        </w:rPr>
        <w:t xml:space="preserve">6）显示交易成功，由此可以看到 KyberNetwork 所承诺的“即时完成交易”的特性是符合实际的。</w:t>
      </w:r>
      <w:r w:rsidDel="00000000" w:rsidR="00000000" w:rsidRPr="00000000">
        <w:rPr>
          <w:rtl w:val="0"/>
        </w:rPr>
      </w:r>
    </w:p>
    <w:p w:rsidR="00000000" w:rsidDel="00000000" w:rsidP="00000000" w:rsidRDefault="00000000" w:rsidRPr="00000000" w14:paraId="000000CE">
      <w:pPr>
        <w:contextualSpacing w:val="0"/>
        <w:rPr/>
      </w:pPr>
      <w:r w:rsidDel="00000000" w:rsidR="00000000" w:rsidRPr="00000000">
        <w:rPr>
          <w:rtl w:val="0"/>
        </w:rPr>
        <w:t xml:space="preserve"> </w:t>
      </w:r>
      <w:r w:rsidDel="00000000" w:rsidR="00000000" w:rsidRPr="00000000">
        <w:rPr/>
        <w:drawing>
          <wp:inline distB="114300" distT="114300" distL="114300" distR="114300">
            <wp:extent cx="2990850" cy="2714625"/>
            <wp:effectExtent b="0" l="0" r="0" t="0"/>
            <wp:docPr id="5"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2990850"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contextualSpacing w:val="0"/>
        <w:rPr>
          <w:b w:val="1"/>
        </w:rPr>
      </w:pPr>
      <w:r w:rsidDel="00000000" w:rsidR="00000000" w:rsidRPr="00000000">
        <w:rPr>
          <w:rtl w:val="0"/>
        </w:rPr>
      </w:r>
    </w:p>
    <w:p w:rsidR="00000000" w:rsidDel="00000000" w:rsidP="00000000" w:rsidRDefault="00000000" w:rsidRPr="00000000" w14:paraId="000000D0">
      <w:pPr>
        <w:contextualSpacing w:val="0"/>
        <w:rPr/>
      </w:pPr>
      <w:r w:rsidDel="00000000" w:rsidR="00000000" w:rsidRPr="00000000">
        <w:rPr>
          <w:rtl w:val="0"/>
        </w:rPr>
        <w:t xml:space="preserve"> </w:t>
      </w:r>
    </w:p>
    <w:p w:rsidR="00000000" w:rsidDel="00000000" w:rsidP="00000000" w:rsidRDefault="00000000" w:rsidRPr="00000000" w14:paraId="000000D1">
      <w:pPr>
        <w:contextualSpacing w:val="0"/>
        <w:rPr/>
      </w:pPr>
      <w:r w:rsidDel="00000000" w:rsidR="00000000" w:rsidRPr="00000000">
        <w:rPr>
          <w:rtl w:val="0"/>
        </w:rPr>
        <w:t xml:space="preserve"> </w:t>
      </w:r>
      <w:r w:rsidDel="00000000" w:rsidR="00000000" w:rsidRPr="00000000">
        <w:rPr/>
        <w:drawing>
          <wp:inline distB="114300" distT="114300" distL="114300" distR="114300">
            <wp:extent cx="2514600" cy="2562225"/>
            <wp:effectExtent b="0" l="0" r="0" t="0"/>
            <wp:docPr id="16" name="image48.png"/>
            <a:graphic>
              <a:graphicData uri="http://schemas.openxmlformats.org/drawingml/2006/picture">
                <pic:pic>
                  <pic:nvPicPr>
                    <pic:cNvPr id="0" name="image48.png"/>
                    <pic:cNvPicPr preferRelativeResize="0"/>
                  </pic:nvPicPr>
                  <pic:blipFill>
                    <a:blip r:embed="rId20"/>
                    <a:srcRect b="0" l="0" r="0" t="0"/>
                    <a:stretch>
                      <a:fillRect/>
                    </a:stretch>
                  </pic:blipFill>
                  <pic:spPr>
                    <a:xfrm>
                      <a:off x="0" y="0"/>
                      <a:ext cx="2514600" cy="2562225"/>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contextualSpacing w:val="0"/>
        <w:rPr/>
      </w:pPr>
      <w:r w:rsidDel="00000000" w:rsidR="00000000" w:rsidRPr="00000000">
        <w:rPr/>
        <w:drawing>
          <wp:inline distB="114300" distT="114300" distL="114300" distR="114300">
            <wp:extent cx="2790825" cy="3981450"/>
            <wp:effectExtent b="0" l="0" r="0" t="0"/>
            <wp:docPr id="34" name="image74.png"/>
            <a:graphic>
              <a:graphicData uri="http://schemas.openxmlformats.org/drawingml/2006/picture">
                <pic:pic>
                  <pic:nvPicPr>
                    <pic:cNvPr id="0" name="image74.png"/>
                    <pic:cNvPicPr preferRelativeResize="0"/>
                  </pic:nvPicPr>
                  <pic:blipFill>
                    <a:blip r:embed="rId21"/>
                    <a:srcRect b="0" l="0" r="0" t="0"/>
                    <a:stretch>
                      <a:fillRect/>
                    </a:stretch>
                  </pic:blipFill>
                  <pic:spPr>
                    <a:xfrm>
                      <a:off x="0" y="0"/>
                      <a:ext cx="2790825" cy="3981450"/>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contextualSpacing w:val="0"/>
        <w:rPr/>
      </w:pPr>
      <w:r w:rsidDel="00000000" w:rsidR="00000000" w:rsidRPr="00000000">
        <w:rPr>
          <w:rtl w:val="0"/>
        </w:rPr>
        <w:t xml:space="preserve"> </w:t>
      </w:r>
    </w:p>
    <w:p w:rsidR="00000000" w:rsidDel="00000000" w:rsidP="00000000" w:rsidRDefault="00000000" w:rsidRPr="00000000" w14:paraId="000000D4">
      <w:pPr>
        <w:contextualSpacing w:val="0"/>
        <w:rPr/>
      </w:pPr>
      <w:r w:rsidDel="00000000" w:rsidR="00000000" w:rsidRPr="00000000">
        <w:rPr>
          <w:rFonts w:ascii="Arial Unicode MS" w:cs="Arial Unicode MS" w:eastAsia="Arial Unicode MS" w:hAnsi="Arial Unicode MS"/>
          <w:rtl w:val="0"/>
        </w:rPr>
        <w:t xml:space="preserve">交易完成后，从 Etherscan 网站可以查到完整的交易信息：</w:t>
      </w:r>
    </w:p>
    <w:p w:rsidR="00000000" w:rsidDel="00000000" w:rsidP="00000000" w:rsidRDefault="00000000" w:rsidRPr="00000000" w14:paraId="000000D5">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3286125"/>
            <wp:effectExtent b="0" l="0" r="0" t="0"/>
            <wp:docPr id="30" name="image70.png"/>
            <a:graphic>
              <a:graphicData uri="http://schemas.openxmlformats.org/drawingml/2006/picture">
                <pic:pic>
                  <pic:nvPicPr>
                    <pic:cNvPr id="0" name="image70.png"/>
                    <pic:cNvPicPr preferRelativeResize="0"/>
                  </pic:nvPicPr>
                  <pic:blipFill>
                    <a:blip r:embed="rId22"/>
                    <a:srcRect b="0" l="0" r="0" t="0"/>
                    <a:stretch>
                      <a:fillRect/>
                    </a:stretch>
                  </pic:blipFill>
                  <pic:spPr>
                    <a:xfrm>
                      <a:off x="0" y="0"/>
                      <a:ext cx="5486400" cy="3286125"/>
                    </a:xfrm>
                    <a:prstGeom prst="rect"/>
                    <a:ln/>
                  </pic:spPr>
                </pic:pic>
              </a:graphicData>
            </a:graphic>
          </wp:inline>
        </w:drawing>
      </w:r>
      <w:r w:rsidDel="00000000" w:rsidR="00000000" w:rsidRPr="00000000">
        <w:rPr>
          <w:rtl w:val="0"/>
        </w:rPr>
      </w:r>
    </w:p>
    <w:p w:rsidR="00000000" w:rsidDel="00000000" w:rsidP="00000000" w:rsidRDefault="00000000" w:rsidRPr="00000000" w14:paraId="000000D6">
      <w:pPr>
        <w:contextualSpacing w:val="0"/>
        <w:rPr/>
      </w:pPr>
      <w:r w:rsidDel="00000000" w:rsidR="00000000" w:rsidRPr="00000000">
        <w:rPr>
          <w:rFonts w:ascii="Arial Unicode MS" w:cs="Arial Unicode MS" w:eastAsia="Arial Unicode MS" w:hAnsi="Arial Unicode MS"/>
          <w:rtl w:val="0"/>
        </w:rPr>
        <w:t xml:space="preserve">从 Ether</w:t>
      </w:r>
      <w:ins w:author="Fangzheng Liu" w:id="0" w:date="2018-08-02T08:01:02Z">
        <w:r w:rsidDel="00000000" w:rsidR="00000000" w:rsidRPr="00000000">
          <w:rPr>
            <w:rtl w:val="0"/>
          </w:rPr>
          <w:t xml:space="preserve">s</w:t>
        </w:r>
      </w:ins>
      <w:del w:author="Fangzheng Liu" w:id="0" w:date="2018-08-02T08:01:02Z">
        <w:r w:rsidDel="00000000" w:rsidR="00000000" w:rsidRPr="00000000">
          <w:rPr>
            <w:rtl w:val="0"/>
          </w:rPr>
          <w:delText xml:space="preserve">S</w:delText>
        </w:r>
      </w:del>
      <w:r w:rsidDel="00000000" w:rsidR="00000000" w:rsidRPr="00000000">
        <w:rPr>
          <w:rFonts w:ascii="Arial Unicode MS" w:cs="Arial Unicode MS" w:eastAsia="Arial Unicode MS" w:hAnsi="Arial Unicode MS"/>
          <w:rtl w:val="0"/>
        </w:rPr>
        <w:t xml:space="preserve">can 的 Event Log 可以看到智能合约的整个调用过程：</w:t>
      </w:r>
      <w:r w:rsidDel="00000000" w:rsidR="00000000" w:rsidRPr="00000000">
        <w:rPr/>
        <w:drawing>
          <wp:inline distB="114300" distT="114300" distL="114300" distR="114300">
            <wp:extent cx="5486400" cy="3533775"/>
            <wp:effectExtent b="0" l="0" r="0" t="0"/>
            <wp:docPr id="33" name="image73.png"/>
            <a:graphic>
              <a:graphicData uri="http://schemas.openxmlformats.org/drawingml/2006/picture">
                <pic:pic>
                  <pic:nvPicPr>
                    <pic:cNvPr id="0" name="image73.png"/>
                    <pic:cNvPicPr preferRelativeResize="0"/>
                  </pic:nvPicPr>
                  <pic:blipFill>
                    <a:blip r:embed="rId23"/>
                    <a:srcRect b="0" l="0" r="0" t="0"/>
                    <a:stretch>
                      <a:fillRect/>
                    </a:stretch>
                  </pic:blipFill>
                  <pic:spPr>
                    <a:xfrm>
                      <a:off x="0" y="0"/>
                      <a:ext cx="5486400" cy="3533775"/>
                    </a:xfrm>
                    <a:prstGeom prst="rect"/>
                    <a:ln/>
                  </pic:spPr>
                </pic:pic>
              </a:graphicData>
            </a:graphic>
          </wp:inline>
        </w:drawing>
      </w:r>
      <w:r w:rsidDel="00000000" w:rsidR="00000000" w:rsidRPr="00000000">
        <w:rPr>
          <w:rtl w:val="0"/>
        </w:rPr>
      </w:r>
    </w:p>
    <w:p w:rsidR="00000000" w:rsidDel="00000000" w:rsidP="00000000" w:rsidRDefault="00000000" w:rsidRPr="00000000" w14:paraId="000000D7">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3505200"/>
            <wp:effectExtent b="0" l="0" r="0" t="0"/>
            <wp:docPr id="17" name="image49.png"/>
            <a:graphic>
              <a:graphicData uri="http://schemas.openxmlformats.org/drawingml/2006/picture">
                <pic:pic>
                  <pic:nvPicPr>
                    <pic:cNvPr id="0" name="image49.png"/>
                    <pic:cNvPicPr preferRelativeResize="0"/>
                  </pic:nvPicPr>
                  <pic:blipFill>
                    <a:blip r:embed="rId24"/>
                    <a:srcRect b="0" l="0" r="0" t="0"/>
                    <a:stretch>
                      <a:fillRect/>
                    </a:stretch>
                  </pic:blipFill>
                  <pic:spPr>
                    <a:xfrm>
                      <a:off x="0" y="0"/>
                      <a:ext cx="548640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0D8">
      <w:pPr>
        <w:contextualSpacing w:val="0"/>
        <w:rPr/>
      </w:pPr>
      <w:r w:rsidDel="00000000" w:rsidR="00000000" w:rsidRPr="00000000">
        <w:rPr>
          <w:rtl w:val="0"/>
        </w:rPr>
        <w:t xml:space="preserve"> </w:t>
      </w:r>
    </w:p>
    <w:p w:rsidR="00000000" w:rsidDel="00000000" w:rsidP="00000000" w:rsidRDefault="00000000" w:rsidRPr="00000000" w14:paraId="000000D9">
      <w:pPr>
        <w:pStyle w:val="Heading2"/>
        <w:keepNext w:val="0"/>
        <w:keepLines w:val="0"/>
        <w:widowControl w:val="1"/>
        <w:pBdr>
          <w:top w:space="0" w:sz="0" w:val="nil"/>
          <w:left w:space="0" w:sz="0" w:val="nil"/>
          <w:bottom w:space="0" w:sz="0" w:val="nil"/>
          <w:right w:space="0" w:sz="0" w:val="nil"/>
          <w:between w:space="0" w:sz="0" w:val="nil"/>
        </w:pBdr>
        <w:shd w:fill="auto" w:val="clear"/>
        <w:spacing w:after="80" w:before="360" w:line="276" w:lineRule="auto"/>
        <w:ind w:left="0" w:right="0" w:firstLine="0"/>
        <w:contextualSpacing w:val="0"/>
        <w:jc w:val="left"/>
        <w:rPr>
          <w:sz w:val="22"/>
          <w:szCs w:val="22"/>
        </w:rPr>
      </w:pPr>
      <w:bookmarkStart w:colFirst="0" w:colLast="0" w:name="_qmt0ytr9gcij" w:id="11"/>
      <w:bookmarkEnd w:id="11"/>
      <w:r w:rsidDel="00000000" w:rsidR="00000000" w:rsidRPr="00000000">
        <w:rPr>
          <w:sz w:val="22"/>
          <w:szCs w:val="22"/>
          <w:rtl w:val="0"/>
        </w:rPr>
        <w:t xml:space="preserve">2.</w:t>
      </w:r>
      <w:r w:rsidDel="00000000" w:rsidR="00000000" w:rsidRPr="00000000">
        <w:rPr>
          <w:sz w:val="22"/>
          <w:szCs w:val="22"/>
          <w:rtl w:val="0"/>
        </w:rPr>
        <w:t xml:space="preserve">KyberGo</w:t>
      </w:r>
    </w:p>
    <w:p w:rsidR="00000000" w:rsidDel="00000000" w:rsidP="00000000" w:rsidRDefault="00000000" w:rsidRPr="00000000" w14:paraId="000000DA">
      <w:pPr>
        <w:contextualSpacing w:val="0"/>
        <w:rPr/>
      </w:pPr>
      <w:r w:rsidDel="00000000" w:rsidR="00000000" w:rsidRPr="00000000">
        <w:rPr>
          <w:rtl w:val="0"/>
        </w:rPr>
        <w:t xml:space="preserve"> </w:t>
      </w:r>
    </w:p>
    <w:p w:rsidR="00000000" w:rsidDel="00000000" w:rsidP="00000000" w:rsidRDefault="00000000" w:rsidRPr="00000000" w14:paraId="000000DB">
      <w:pPr>
        <w:contextualSpacing w:val="0"/>
        <w:rPr/>
      </w:pPr>
      <w:r w:rsidDel="00000000" w:rsidR="00000000" w:rsidRPr="00000000">
        <w:rPr>
          <w:rFonts w:ascii="Arial Unicode MS" w:cs="Arial Unicode MS" w:eastAsia="Arial Unicode MS" w:hAnsi="Arial Unicode MS"/>
          <w:rtl w:val="0"/>
        </w:rPr>
        <w:t xml:space="preserve">KyberGo 的目的是实现去中心化的代币发行和分发，但是目前项目方在这个功能方面没有任何公开结果，只是显示状态 “coming soon”。根据项目方介绍，其特点包括：</w:t>
      </w:r>
    </w:p>
    <w:p w:rsidR="00000000" w:rsidDel="00000000" w:rsidP="00000000" w:rsidRDefault="00000000" w:rsidRPr="00000000" w14:paraId="000000DC">
      <w:pPr>
        <w:ind w:left="0" w:firstLine="0"/>
        <w:contextualSpacing w:val="0"/>
        <w:rPr/>
      </w:pPr>
      <w:r w:rsidDel="00000000" w:rsidR="00000000" w:rsidRPr="00000000">
        <w:rPr>
          <w:rtl w:val="0"/>
        </w:rPr>
      </w:r>
    </w:p>
    <w:p w:rsidR="00000000" w:rsidDel="00000000" w:rsidP="00000000" w:rsidRDefault="00000000" w:rsidRPr="00000000" w14:paraId="000000DD">
      <w:pPr>
        <w:ind w:left="0" w:firstLine="0"/>
        <w:contextualSpacing w:val="0"/>
        <w:rPr/>
      </w:pPr>
      <w:r w:rsidDel="00000000" w:rsidR="00000000" w:rsidRPr="00000000">
        <w:rPr>
          <w:rFonts w:ascii="Arial Unicode MS" w:cs="Arial Unicode MS" w:eastAsia="Arial Unicode MS" w:hAnsi="Arial Unicode MS"/>
          <w:rtl w:val="0"/>
        </w:rPr>
        <w:t xml:space="preserve">1） 完全去中心化的分发。安全、透明，没有中介。</w:t>
      </w:r>
    </w:p>
    <w:p w:rsidR="00000000" w:rsidDel="00000000" w:rsidP="00000000" w:rsidRDefault="00000000" w:rsidRPr="00000000" w14:paraId="000000DE">
      <w:pPr>
        <w:ind w:left="0" w:firstLine="0"/>
        <w:contextualSpacing w:val="0"/>
        <w:rPr/>
      </w:pPr>
      <w:r w:rsidDel="00000000" w:rsidR="00000000" w:rsidRPr="00000000">
        <w:rPr>
          <w:rFonts w:ascii="Arial Unicode MS" w:cs="Arial Unicode MS" w:eastAsia="Arial Unicode MS" w:hAnsi="Arial Unicode MS"/>
          <w:rtl w:val="0"/>
        </w:rPr>
        <w:t xml:space="preserve">2）提供资金池。参与者可以提供多种代币。</w:t>
      </w:r>
    </w:p>
    <w:p w:rsidR="00000000" w:rsidDel="00000000" w:rsidP="00000000" w:rsidRDefault="00000000" w:rsidRPr="00000000" w14:paraId="000000DF">
      <w:pPr>
        <w:ind w:left="0" w:firstLine="0"/>
        <w:contextualSpacing w:val="0"/>
        <w:rPr/>
      </w:pPr>
      <w:r w:rsidDel="00000000" w:rsidR="00000000" w:rsidRPr="00000000">
        <w:rPr>
          <w:rFonts w:ascii="Arial Unicode MS" w:cs="Arial Unicode MS" w:eastAsia="Arial Unicode MS" w:hAnsi="Arial Unicode MS"/>
          <w:rtl w:val="0"/>
        </w:rPr>
        <w:t xml:space="preserve">3）构建大规模的社群。整个流程变得更加安全、方便。</w:t>
      </w:r>
    </w:p>
    <w:p w:rsidR="00000000" w:rsidDel="00000000" w:rsidP="00000000" w:rsidRDefault="00000000" w:rsidRPr="00000000" w14:paraId="000000E0">
      <w:pPr>
        <w:ind w:left="0" w:firstLine="0"/>
        <w:contextualSpacing w:val="0"/>
        <w:rPr/>
      </w:pPr>
      <w:r w:rsidDel="00000000" w:rsidR="00000000" w:rsidRPr="00000000">
        <w:rPr>
          <w:rtl w:val="0"/>
        </w:rPr>
      </w:r>
    </w:p>
    <w:p w:rsidR="00000000" w:rsidDel="00000000" w:rsidP="00000000" w:rsidRDefault="00000000" w:rsidRPr="00000000" w14:paraId="000000E1">
      <w:pPr>
        <w:contextualSpacing w:val="0"/>
        <w:rPr/>
      </w:pPr>
      <w:r w:rsidDel="00000000" w:rsidR="00000000" w:rsidRPr="00000000">
        <w:rPr>
          <w:rtl w:val="0"/>
        </w:rPr>
        <w:t xml:space="preserve"> </w:t>
      </w:r>
      <w:r w:rsidDel="00000000" w:rsidR="00000000" w:rsidRPr="00000000">
        <w:rPr/>
        <w:drawing>
          <wp:inline distB="114300" distT="114300" distL="114300" distR="114300">
            <wp:extent cx="5486400" cy="2819400"/>
            <wp:effectExtent b="0" l="0" r="0" t="0"/>
            <wp:docPr id="40" name="image80.png"/>
            <a:graphic>
              <a:graphicData uri="http://schemas.openxmlformats.org/drawingml/2006/picture">
                <pic:pic>
                  <pic:nvPicPr>
                    <pic:cNvPr id="0" name="image80.png"/>
                    <pic:cNvPicPr preferRelativeResize="0"/>
                  </pic:nvPicPr>
                  <pic:blipFill>
                    <a:blip r:embed="rId25"/>
                    <a:srcRect b="0" l="0" r="0" t="0"/>
                    <a:stretch>
                      <a:fillRect/>
                    </a:stretch>
                  </pic:blipFill>
                  <pic:spPr>
                    <a:xfrm>
                      <a:off x="0" y="0"/>
                      <a:ext cx="54864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2">
      <w:pPr>
        <w:contextualSpacing w:val="0"/>
        <w:rPr/>
      </w:pPr>
      <w:r w:rsidDel="00000000" w:rsidR="00000000" w:rsidRPr="00000000">
        <w:rPr>
          <w:rtl w:val="0"/>
        </w:rPr>
      </w:r>
    </w:p>
    <w:p w:rsidR="00000000" w:rsidDel="00000000" w:rsidP="00000000" w:rsidRDefault="00000000" w:rsidRPr="00000000" w14:paraId="000000E3">
      <w:pPr>
        <w:contextualSpacing w:val="0"/>
        <w:rPr/>
      </w:pPr>
      <w:r w:rsidDel="00000000" w:rsidR="00000000" w:rsidRPr="00000000">
        <w:rPr>
          <w:rtl w:val="0"/>
        </w:rPr>
        <w:t xml:space="preserve"> </w:t>
      </w:r>
    </w:p>
    <w:p w:rsidR="00000000" w:rsidDel="00000000" w:rsidP="00000000" w:rsidRDefault="00000000" w:rsidRPr="00000000" w14:paraId="000000E4">
      <w:pPr>
        <w:pStyle w:val="Heading2"/>
        <w:keepNext w:val="0"/>
        <w:keepLines w:val="0"/>
        <w:spacing w:after="80" w:lineRule="auto"/>
        <w:contextualSpacing w:val="0"/>
        <w:rPr>
          <w:b w:val="1"/>
          <w:color w:val="2f5496"/>
          <w:sz w:val="26"/>
          <w:szCs w:val="26"/>
        </w:rPr>
      </w:pPr>
      <w:bookmarkStart w:colFirst="0" w:colLast="0" w:name="_xcqqdsw7mnso" w:id="12"/>
      <w:bookmarkEnd w:id="12"/>
      <w:r w:rsidDel="00000000" w:rsidR="00000000" w:rsidRPr="00000000">
        <w:rPr>
          <w:sz w:val="22"/>
          <w:szCs w:val="22"/>
          <w:rtl w:val="0"/>
        </w:rPr>
        <w:t xml:space="preserve">3.</w:t>
      </w:r>
      <w:r w:rsidDel="00000000" w:rsidR="00000000" w:rsidRPr="00000000">
        <w:rPr>
          <w:sz w:val="22"/>
          <w:szCs w:val="22"/>
          <w:rtl w:val="0"/>
        </w:rPr>
        <w:t xml:space="preserve">KyberDeveloper</w:t>
      </w:r>
      <w:r w:rsidDel="00000000" w:rsidR="00000000" w:rsidRPr="00000000">
        <w:rPr>
          <w:rtl w:val="0"/>
        </w:rPr>
      </w:r>
    </w:p>
    <w:p w:rsidR="00000000" w:rsidDel="00000000" w:rsidP="00000000" w:rsidRDefault="00000000" w:rsidRPr="00000000" w14:paraId="000000E5">
      <w:pPr>
        <w:contextualSpacing w:val="0"/>
        <w:rPr/>
      </w:pPr>
      <w:r w:rsidDel="00000000" w:rsidR="00000000" w:rsidRPr="00000000">
        <w:rPr>
          <w:rFonts w:ascii="Arial Unicode MS" w:cs="Arial Unicode MS" w:eastAsia="Arial Unicode MS" w:hAnsi="Arial Unicode MS"/>
          <w:rtl w:val="0"/>
        </w:rPr>
        <w:t xml:space="preserve">借助 Kyber Network 的代币兑换功能，各种规模的钱包、应用程序和交易平台都可以创造很多应用，包括支持多种代币支付方式，投资组合管理，钱包内部的代币交换等等。</w:t>
      </w:r>
    </w:p>
    <w:p w:rsidR="00000000" w:rsidDel="00000000" w:rsidP="00000000" w:rsidRDefault="00000000" w:rsidRPr="00000000" w14:paraId="000000E6">
      <w:pPr>
        <w:contextualSpacing w:val="0"/>
        <w:rPr/>
      </w:pPr>
      <w:r w:rsidDel="00000000" w:rsidR="00000000" w:rsidRPr="00000000">
        <w:rPr>
          <w:rtl w:val="0"/>
        </w:rPr>
      </w:r>
    </w:p>
    <w:p w:rsidR="00000000" w:rsidDel="00000000" w:rsidP="00000000" w:rsidRDefault="00000000" w:rsidRPr="00000000" w14:paraId="000000E7">
      <w:pPr>
        <w:contextualSpacing w:val="0"/>
        <w:rPr/>
      </w:pPr>
      <w:r w:rsidDel="00000000" w:rsidR="00000000" w:rsidRPr="00000000">
        <w:rPr>
          <w:rFonts w:ascii="Arial Unicode MS" w:cs="Arial Unicode MS" w:eastAsia="Arial Unicode MS" w:hAnsi="Arial Unicode MS"/>
          <w:rtl w:val="0"/>
        </w:rPr>
        <w:t xml:space="preserve">KyberNetwork  的这个去中心化的开发平台的主要特点是：</w:t>
      </w:r>
    </w:p>
    <w:p w:rsidR="00000000" w:rsidDel="00000000" w:rsidP="00000000" w:rsidRDefault="00000000" w:rsidRPr="00000000" w14:paraId="000000E8">
      <w:pPr>
        <w:contextualSpacing w:val="0"/>
        <w:rPr/>
      </w:pPr>
      <w:r w:rsidDel="00000000" w:rsidR="00000000" w:rsidRPr="00000000">
        <w:rPr>
          <w:rtl w:val="0"/>
        </w:rPr>
      </w:r>
    </w:p>
    <w:p w:rsidR="00000000" w:rsidDel="00000000" w:rsidP="00000000" w:rsidRDefault="00000000" w:rsidRPr="00000000" w14:paraId="000000E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1）即时完成交易，即时确认结果。</w:t>
      </w:r>
    </w:p>
    <w:p w:rsidR="00000000" w:rsidDel="00000000" w:rsidP="00000000" w:rsidRDefault="00000000" w:rsidRPr="00000000" w14:paraId="000000E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2）用户在交易之前明确知道汇率和成本，不存在任何不确定性。</w:t>
      </w:r>
    </w:p>
    <w:p w:rsidR="00000000" w:rsidDel="00000000" w:rsidP="00000000" w:rsidRDefault="00000000" w:rsidRPr="00000000" w14:paraId="000000E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3）所有交易过程在链上完成，便于开发者跟踪、调试。</w:t>
      </w:r>
    </w:p>
    <w:p w:rsidR="00000000" w:rsidDel="00000000" w:rsidP="00000000" w:rsidRDefault="00000000" w:rsidRPr="00000000" w14:paraId="000000E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4）全球性的、多元化的代币池，开发各种代币使用。</w:t>
      </w:r>
    </w:p>
    <w:p w:rsidR="00000000" w:rsidDel="00000000" w:rsidP="00000000" w:rsidRDefault="00000000" w:rsidRPr="00000000" w14:paraId="000000E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5）KyberNetwork 的运行不需要对以太坊的基础协议和现有的智能合约进行任何修改。</w:t>
      </w:r>
    </w:p>
    <w:p w:rsidR="00000000" w:rsidDel="00000000" w:rsidP="00000000" w:rsidRDefault="00000000" w:rsidRPr="00000000" w14:paraId="000000EE">
      <w:pPr>
        <w:contextualSpacing w:val="0"/>
        <w:rPr/>
      </w:pPr>
      <w:r w:rsidDel="00000000" w:rsidR="00000000" w:rsidRPr="00000000">
        <w:rPr>
          <w:rtl w:val="0"/>
        </w:rPr>
      </w:r>
    </w:p>
    <w:p w:rsidR="00000000" w:rsidDel="00000000" w:rsidP="00000000" w:rsidRDefault="00000000" w:rsidRPr="00000000" w14:paraId="000000EF">
      <w:pPr>
        <w:contextualSpacing w:val="0"/>
        <w:rPr/>
      </w:pPr>
      <w:r w:rsidDel="00000000" w:rsidR="00000000" w:rsidRPr="00000000">
        <w:rPr>
          <w:rFonts w:ascii="Arial Unicode MS" w:cs="Arial Unicode MS" w:eastAsia="Arial Unicode MS" w:hAnsi="Arial Unicode MS"/>
          <w:rtl w:val="0"/>
        </w:rPr>
        <w:t xml:space="preserve">目前已经有多个产品选用了 KyberNetwork 的代币兑换功能（资金池），如下图所示：</w:t>
      </w:r>
    </w:p>
    <w:p w:rsidR="00000000" w:rsidDel="00000000" w:rsidP="00000000" w:rsidRDefault="00000000" w:rsidRPr="00000000" w14:paraId="000000F0">
      <w:pPr>
        <w:contextualSpacing w:val="0"/>
        <w:rPr/>
      </w:pPr>
      <w:r w:rsidDel="00000000" w:rsidR="00000000" w:rsidRPr="00000000">
        <w:rPr>
          <w:rtl w:val="0"/>
        </w:rPr>
        <w:t xml:space="preserve"> </w:t>
      </w:r>
      <w:r w:rsidDel="00000000" w:rsidR="00000000" w:rsidRPr="00000000">
        <w:rPr/>
        <w:drawing>
          <wp:inline distB="114300" distT="114300" distL="114300" distR="114300">
            <wp:extent cx="4067175" cy="2152650"/>
            <wp:effectExtent b="0" l="0" r="0" t="0"/>
            <wp:docPr id="41" name="image83.png"/>
            <a:graphic>
              <a:graphicData uri="http://schemas.openxmlformats.org/drawingml/2006/picture">
                <pic:pic>
                  <pic:nvPicPr>
                    <pic:cNvPr id="0" name="image83.png"/>
                    <pic:cNvPicPr preferRelativeResize="0"/>
                  </pic:nvPicPr>
                  <pic:blipFill>
                    <a:blip r:embed="rId26"/>
                    <a:srcRect b="0" l="0" r="0" t="0"/>
                    <a:stretch>
                      <a:fillRect/>
                    </a:stretch>
                  </pic:blipFill>
                  <pic:spPr>
                    <a:xfrm>
                      <a:off x="0" y="0"/>
                      <a:ext cx="4067175"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0F1">
      <w:pPr>
        <w:contextualSpacing w:val="0"/>
        <w:rPr/>
      </w:pPr>
      <w:r w:rsidDel="00000000" w:rsidR="00000000" w:rsidRPr="00000000">
        <w:rPr>
          <w:rtl w:val="0"/>
        </w:rPr>
      </w:r>
    </w:p>
    <w:p w:rsidR="00000000" w:rsidDel="00000000" w:rsidP="00000000" w:rsidRDefault="00000000" w:rsidRPr="00000000" w14:paraId="000000F2">
      <w:pPr>
        <w:pStyle w:val="Heading5"/>
        <w:contextualSpacing w:val="0"/>
        <w:rPr/>
      </w:pPr>
      <w:bookmarkStart w:colFirst="0" w:colLast="0" w:name="_vei2oztewwai" w:id="13"/>
      <w:bookmarkEnd w:id="13"/>
      <w:r w:rsidDel="00000000" w:rsidR="00000000" w:rsidRPr="00000000">
        <w:rPr>
          <w:rFonts w:ascii="Arial Unicode MS" w:cs="Arial Unicode MS" w:eastAsia="Arial Unicode MS" w:hAnsi="Arial Unicode MS"/>
          <w:rtl w:val="0"/>
        </w:rPr>
        <w:t xml:space="preserve">GitHub 代码质量评测</w:t>
      </w:r>
    </w:p>
    <w:p w:rsidR="00000000" w:rsidDel="00000000" w:rsidP="00000000" w:rsidRDefault="00000000" w:rsidRPr="00000000" w14:paraId="000000F3">
      <w:pPr>
        <w:pStyle w:val="Heading5"/>
        <w:contextualSpacing w:val="0"/>
        <w:rPr>
          <w:color w:val="000000"/>
        </w:rPr>
      </w:pPr>
      <w:bookmarkStart w:colFirst="0" w:colLast="0" w:name="_dczu2ys8xuis" w:id="14"/>
      <w:bookmarkEnd w:id="14"/>
      <w:r w:rsidDel="00000000" w:rsidR="00000000" w:rsidRPr="00000000">
        <w:rPr>
          <w:rFonts w:ascii="Arial Unicode MS" w:cs="Arial Unicode MS" w:eastAsia="Arial Unicode MS" w:hAnsi="Arial Unicode MS"/>
          <w:color w:val="000000"/>
          <w:rtl w:val="0"/>
        </w:rPr>
        <w:t xml:space="preserve">目前 KyberNetwork 项目在 GitHub 中已经开源 (</w:t>
      </w:r>
      <w:hyperlink r:id="rId27">
        <w:r w:rsidDel="00000000" w:rsidR="00000000" w:rsidRPr="00000000">
          <w:rPr>
            <w:color w:val="000000"/>
            <w:rtl w:val="0"/>
          </w:rPr>
          <w:t xml:space="preserve">https://github.com/KyberNetwork</w:t>
        </w:r>
      </w:hyperlink>
      <w:r w:rsidDel="00000000" w:rsidR="00000000" w:rsidRPr="00000000">
        <w:rPr>
          <w:rFonts w:ascii="Arial Unicode MS" w:cs="Arial Unicode MS" w:eastAsia="Arial Unicode MS" w:hAnsi="Arial Unicode MS"/>
          <w:color w:val="000000"/>
          <w:rtl w:val="0"/>
        </w:rPr>
        <w:t xml:space="preserve">)，其代码库中主要包含下列子项目：</w:t>
      </w:r>
    </w:p>
    <w:p w:rsidR="00000000" w:rsidDel="00000000" w:rsidP="00000000" w:rsidRDefault="00000000" w:rsidRPr="00000000" w14:paraId="000000F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rPr>
      </w:pPr>
      <w:r w:rsidDel="00000000" w:rsidR="00000000" w:rsidRPr="00000000">
        <w:rPr>
          <w:rFonts w:ascii="Arial Unicode MS" w:cs="Arial Unicode MS" w:eastAsia="Arial Unicode MS" w:hAnsi="Arial Unicode MS"/>
          <w:color w:val="000000"/>
          <w:rtl w:val="0"/>
        </w:rPr>
        <w:t xml:space="preserve">1）</w:t>
      </w:r>
      <w:r w:rsidDel="00000000" w:rsidR="00000000" w:rsidRPr="00000000">
        <w:rPr>
          <w:color w:val="000000"/>
          <w:rtl w:val="0"/>
        </w:rPr>
        <w:t xml:space="preserve">K</w:t>
      </w:r>
      <w:r w:rsidDel="00000000" w:rsidR="00000000" w:rsidRPr="00000000">
        <w:rPr>
          <w:rFonts w:ascii="Arial Unicode MS" w:cs="Arial Unicode MS" w:eastAsia="Arial Unicode MS" w:hAnsi="Arial Unicode MS"/>
          <w:color w:val="000000"/>
          <w:rtl w:val="0"/>
        </w:rPr>
        <w:t xml:space="preserve">yberSwap: 这部分主要是实现代币兑换的前端代码 ，大部分用 ReactJS 框架实现。</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color w:val="000000"/>
          <w:rtl w:val="0"/>
        </w:rPr>
        <w:t xml:space="preserve">2）smart-contract：智能合约，包括主平台合约（用户和储备管理者进入系统的入口）</w:t>
      </w:r>
      <w:r w:rsidDel="00000000" w:rsidR="00000000" w:rsidRPr="00000000">
        <w:rPr>
          <w:rtl w:val="0"/>
        </w:rPr>
      </w:r>
    </w:p>
    <w:p w:rsidR="00000000" w:rsidDel="00000000" w:rsidP="00000000" w:rsidRDefault="00000000" w:rsidRPr="00000000" w14:paraId="000000F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486400" cy="2409825"/>
            <wp:effectExtent b="0" l="0" r="0" t="0"/>
            <wp:docPr id="31" name="image71.png"/>
            <a:graphic>
              <a:graphicData uri="http://schemas.openxmlformats.org/drawingml/2006/picture">
                <pic:pic>
                  <pic:nvPicPr>
                    <pic:cNvPr id="0" name="image71.png"/>
                    <pic:cNvPicPr preferRelativeResize="0"/>
                  </pic:nvPicPr>
                  <pic:blipFill>
                    <a:blip r:embed="rId28"/>
                    <a:srcRect b="0" l="0" r="0" t="0"/>
                    <a:stretch>
                      <a:fillRect/>
                    </a:stretch>
                  </pic:blipFill>
                  <pic:spPr>
                    <a:xfrm>
                      <a:off x="0" y="0"/>
                      <a:ext cx="5486400" cy="2409825"/>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全部</w:t>
      </w:r>
      <w:r w:rsidDel="00000000" w:rsidR="00000000" w:rsidRPr="00000000">
        <w:rPr>
          <w:rFonts w:ascii="Arial Unicode MS" w:cs="Arial Unicode MS" w:eastAsia="Arial Unicode MS" w:hAnsi="Arial Unicode MS"/>
          <w:color w:val="000000"/>
          <w:rtl w:val="0"/>
        </w:rPr>
        <w:t xml:space="preserve">合约</w:t>
      </w:r>
      <w:r w:rsidDel="00000000" w:rsidR="00000000" w:rsidRPr="00000000">
        <w:rPr>
          <w:rFonts w:ascii="Arial Unicode MS" w:cs="Arial Unicode MS" w:eastAsia="Arial Unicode MS" w:hAnsi="Arial Unicode MS"/>
          <w:rtl w:val="0"/>
        </w:rPr>
        <w:t xml:space="preserve">的地址</w:t>
      </w:r>
      <w:r w:rsidDel="00000000" w:rsidR="00000000" w:rsidRPr="00000000">
        <w:rPr>
          <w:rFonts w:ascii="Arial Unicode MS" w:cs="Arial Unicode MS" w:eastAsia="Arial Unicode MS" w:hAnsi="Arial Unicode MS"/>
          <w:color w:val="000000"/>
          <w:rtl w:val="0"/>
        </w:rPr>
        <w:t xml:space="preserve">：</w:t>
      </w:r>
      <w:hyperlink r:id="rId29">
        <w:r w:rsidDel="00000000" w:rsidR="00000000" w:rsidRPr="00000000">
          <w:rPr>
            <w:color w:val="000000"/>
            <w:rtl w:val="0"/>
          </w:rPr>
          <w:t xml:space="preserve">https://github.com/KyberNetwork/smart-contracts/tree/master/contracts</w:t>
        </w:r>
      </w:hyperlink>
      <w:r w:rsidDel="00000000" w:rsidR="00000000" w:rsidRPr="00000000">
        <w:fldChar w:fldCharType="begin"/>
        <w:instrText xml:space="preserve"> HYPERLINK "https://github.com/KyberNetwork/smart-contracts/tree/master/contracts" </w:instrText>
        <w:fldChar w:fldCharType="separate"/>
      </w:r>
      <w:r w:rsidDel="00000000" w:rsidR="00000000" w:rsidRPr="00000000">
        <w:rPr>
          <w:rtl w:val="0"/>
        </w:rPr>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rPr>
      </w:pPr>
      <w:r w:rsidDel="00000000" w:rsidR="00000000" w:rsidRPr="00000000">
        <w:fldChar w:fldCharType="end"/>
      </w:r>
      <w:r w:rsidDel="00000000" w:rsidR="00000000" w:rsidRPr="00000000">
        <w:rPr>
          <w:rFonts w:ascii="Arial Unicode MS" w:cs="Arial Unicode MS" w:eastAsia="Arial Unicode MS" w:hAnsi="Arial Unicode MS"/>
          <w:color w:val="000000"/>
          <w:rtl w:val="0"/>
        </w:rPr>
        <w:t xml:space="preserve">其中，核心的交易合约</w:t>
      </w:r>
      <w:r w:rsidDel="00000000" w:rsidR="00000000" w:rsidRPr="00000000">
        <w:rPr>
          <w:rFonts w:ascii="Arial Unicode MS" w:cs="Arial Unicode MS" w:eastAsia="Arial Unicode MS" w:hAnsi="Arial Unicode MS"/>
          <w:rtl w:val="0"/>
        </w:rPr>
        <w:t xml:space="preserve">地址</w:t>
      </w:r>
      <w:r w:rsidDel="00000000" w:rsidR="00000000" w:rsidRPr="00000000">
        <w:rPr>
          <w:rFonts w:ascii="Arial Unicode MS" w:cs="Arial Unicode MS" w:eastAsia="Arial Unicode MS" w:hAnsi="Arial Unicode MS"/>
          <w:color w:val="000000"/>
          <w:rtl w:val="0"/>
        </w:rPr>
        <w:t xml:space="preserve">：</w:t>
      </w:r>
    </w:p>
    <w:p w:rsidR="00000000" w:rsidDel="00000000" w:rsidP="00000000" w:rsidRDefault="00000000" w:rsidRPr="00000000" w14:paraId="000000F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rPr>
      </w:pPr>
      <w:r w:rsidDel="00000000" w:rsidR="00000000" w:rsidRPr="00000000">
        <w:fldChar w:fldCharType="begin"/>
        <w:instrText xml:space="preserve"> HYPERLINK "https://github.com/KyberNetwork/smart-contracts/blob/master/contracts/KyberNetwork.sol" </w:instrText>
        <w:fldChar w:fldCharType="separate"/>
      </w:r>
      <w:r w:rsidDel="00000000" w:rsidR="00000000" w:rsidRPr="00000000">
        <w:rPr>
          <w:color w:val="000000"/>
          <w:rtl w:val="0"/>
        </w:rPr>
        <w:t xml:space="preserve">https://github.com/KyberNetwork/smart-contracts/blob/master/contracts/KyberNetwork.sol</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color w:val="000000"/>
        </w:rPr>
      </w:pPr>
      <w:r w:rsidDel="00000000" w:rsidR="00000000" w:rsidRPr="00000000">
        <w:fldChar w:fldCharType="end"/>
      </w:r>
      <w:r w:rsidDel="00000000" w:rsidR="00000000" w:rsidRPr="00000000">
        <w:rPr>
          <w:rFonts w:ascii="Arial Unicode MS" w:cs="Arial Unicode MS" w:eastAsia="Arial Unicode MS" w:hAnsi="Arial Unicode MS"/>
          <w:color w:val="000000"/>
          <w:rtl w:val="0"/>
        </w:rPr>
        <w:t xml:space="preserve">其中包含了获取交易信息 tradeWithHint</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000000"/>
          <w:rtl w:val="0"/>
        </w:rPr>
        <w:t xml:space="preserve">添加资金到网络 AddReserveToNetwork</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color w:val="000000"/>
          <w:rtl w:val="0"/>
        </w:rPr>
        <w:t xml:space="preserve">列出兑换配对 ListReservePairs </w:t>
      </w:r>
      <w:r w:rsidDel="00000000" w:rsidR="00000000" w:rsidRPr="00000000">
        <w:rPr>
          <w:rFonts w:ascii="Arial Unicode MS" w:cs="Arial Unicode MS" w:eastAsia="Arial Unicode MS" w:hAnsi="Arial Unicode MS"/>
          <w:rtl w:val="0"/>
        </w:rPr>
        <w:t xml:space="preserve">和</w:t>
      </w:r>
      <w:r w:rsidDel="00000000" w:rsidR="00000000" w:rsidRPr="00000000">
        <w:rPr>
          <w:rFonts w:ascii="Arial Unicode MS" w:cs="Arial Unicode MS" w:eastAsia="Arial Unicode MS" w:hAnsi="Arial Unicode MS"/>
          <w:color w:val="000000"/>
          <w:rtl w:val="0"/>
        </w:rPr>
        <w:t xml:space="preserve">设置 gas price maxGasPrice 等</w:t>
      </w:r>
      <w:r w:rsidDel="00000000" w:rsidR="00000000" w:rsidRPr="00000000">
        <w:rPr>
          <w:rFonts w:ascii="Arial Unicode MS" w:cs="Arial Unicode MS" w:eastAsia="Arial Unicode MS" w:hAnsi="Arial Unicode MS"/>
          <w:rtl w:val="0"/>
        </w:rPr>
        <w:t xml:space="preserve">的</w:t>
      </w:r>
      <w:r w:rsidDel="00000000" w:rsidR="00000000" w:rsidRPr="00000000">
        <w:rPr>
          <w:rFonts w:ascii="Arial Unicode MS" w:cs="Arial Unicode MS" w:eastAsia="Arial Unicode MS" w:hAnsi="Arial Unicode MS"/>
          <w:color w:val="000000"/>
          <w:rtl w:val="0"/>
        </w:rPr>
        <w:t xml:space="preserve">方法。</w:t>
      </w:r>
    </w:p>
    <w:p w:rsidR="00000000" w:rsidDel="00000000" w:rsidP="00000000" w:rsidRDefault="00000000" w:rsidRPr="00000000" w14:paraId="000000FB">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计算实际交易额的函数如下，这是确定根据用户所设定兑换比例所能兑换金额的核心代码：</w:t>
      </w:r>
    </w:p>
    <w:p w:rsidR="00000000" w:rsidDel="00000000" w:rsidP="00000000" w:rsidRDefault="00000000" w:rsidRPr="00000000" w14:paraId="000000F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486400" cy="1866900"/>
            <wp:effectExtent b="0" l="0" r="0" t="0"/>
            <wp:docPr id="7" name="image39.png"/>
            <a:graphic>
              <a:graphicData uri="http://schemas.openxmlformats.org/drawingml/2006/picture">
                <pic:pic>
                  <pic:nvPicPr>
                    <pic:cNvPr id="0" name="image39.png"/>
                    <pic:cNvPicPr preferRelativeResize="0"/>
                  </pic:nvPicPr>
                  <pic:blipFill>
                    <a:blip r:embed="rId30"/>
                    <a:srcRect b="0" l="0" r="0" t="0"/>
                    <a:stretch>
                      <a:fillRect/>
                    </a:stretch>
                  </pic:blipFill>
                  <pic:spPr>
                    <a:xfrm>
                      <a:off x="0" y="0"/>
                      <a:ext cx="5486400" cy="1866900"/>
                    </a:xfrm>
                    <a:prstGeom prst="rect"/>
                    <a:ln/>
                  </pic:spPr>
                </pic:pic>
              </a:graphicData>
            </a:graphic>
          </wp:inline>
        </w:drawing>
      </w:r>
      <w:r w:rsidDel="00000000" w:rsidR="00000000" w:rsidRPr="00000000">
        <w:rPr>
          <w:rtl w:val="0"/>
        </w:rPr>
      </w:r>
    </w:p>
    <w:p w:rsidR="00000000" w:rsidDel="00000000" w:rsidP="00000000" w:rsidRDefault="00000000" w:rsidRPr="00000000" w14:paraId="000000FE">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0FF">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核心交易函数为：</w:t>
      </w:r>
    </w:p>
    <w:p w:rsidR="00000000" w:rsidDel="00000000" w:rsidP="00000000" w:rsidRDefault="00000000" w:rsidRPr="00000000" w14:paraId="00000100">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486400" cy="4095750"/>
            <wp:effectExtent b="0" l="0" r="0" t="0"/>
            <wp:docPr id="43" name="image86.png"/>
            <a:graphic>
              <a:graphicData uri="http://schemas.openxmlformats.org/drawingml/2006/picture">
                <pic:pic>
                  <pic:nvPicPr>
                    <pic:cNvPr id="0" name="image86.png"/>
                    <pic:cNvPicPr preferRelativeResize="0"/>
                  </pic:nvPicPr>
                  <pic:blipFill>
                    <a:blip r:embed="rId31"/>
                    <a:srcRect b="0" l="0" r="0" t="0"/>
                    <a:stretch>
                      <a:fillRect/>
                    </a:stretch>
                  </pic:blipFill>
                  <pic:spPr>
                    <a:xfrm>
                      <a:off x="0" y="0"/>
                      <a:ext cx="5486400" cy="409575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这也就是我们在之前 Event Log 中所看到的事件。</w:t>
      </w:r>
    </w:p>
    <w:p w:rsidR="00000000" w:rsidDel="00000000" w:rsidP="00000000" w:rsidRDefault="00000000" w:rsidRPr="00000000" w14:paraId="00000102">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3">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另外一个用于管理储备的核心合约为 KyberReserve：</w:t>
      </w:r>
    </w:p>
    <w:p w:rsidR="00000000" w:rsidDel="00000000" w:rsidP="00000000" w:rsidRDefault="00000000" w:rsidRPr="00000000" w14:paraId="00000104">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t xml:space="preserve">https://github.com/KyberNetwork/smart-contracts/blob/master/contracts/KyberReserve.sol</w:t>
      </w:r>
    </w:p>
    <w:p w:rsidR="00000000" w:rsidDel="00000000" w:rsidP="00000000" w:rsidRDefault="00000000" w:rsidRPr="00000000" w14:paraId="00000105">
      <w:pPr>
        <w:ind w:left="0" w:firstLine="0"/>
        <w:contextualSpacing w:val="0"/>
        <w:rPr/>
      </w:pPr>
      <w:r w:rsidDel="00000000" w:rsidR="00000000" w:rsidRPr="00000000">
        <w:rPr>
          <w:rtl w:val="0"/>
        </w:rPr>
      </w:r>
    </w:p>
    <w:p w:rsidR="00000000" w:rsidDel="00000000" w:rsidP="00000000" w:rsidRDefault="00000000" w:rsidRPr="00000000" w14:paraId="00000106">
      <w:pPr>
        <w:ind w:left="0" w:firstLine="0"/>
        <w:contextualSpacing w:val="0"/>
        <w:rPr>
          <w:color w:val="0563c1"/>
          <w:u w:val="single"/>
        </w:rPr>
      </w:pPr>
      <w:r w:rsidDel="00000000" w:rsidR="00000000" w:rsidRPr="00000000">
        <w:rPr>
          <w:rFonts w:ascii="Arial Unicode MS" w:cs="Arial Unicode MS" w:eastAsia="Arial Unicode MS" w:hAnsi="Arial Unicode MS"/>
          <w:rtl w:val="0"/>
        </w:rPr>
        <w:t xml:space="preserve">reserve-data: 用于管理储备（即资金池）的核心代码，包括获取市场信息、计算价格、自动执行定价/调仓指令等。还有对各种交易所钱包的支持接口。核心代码位于：</w:t>
      </w:r>
      <w:r w:rsidDel="00000000" w:rsidR="00000000" w:rsidRPr="00000000">
        <w:fldChar w:fldCharType="begin"/>
        <w:instrText xml:space="preserve"> HYPERLINK "https://github.com/KyberNetwork/reserve-data/blob/develop/core/reserve_core.go" </w:instrText>
        <w:fldChar w:fldCharType="separate"/>
      </w:r>
      <w:r w:rsidDel="00000000" w:rsidR="00000000" w:rsidRPr="00000000">
        <w:rPr>
          <w:color w:val="0563c1"/>
          <w:u w:val="single"/>
          <w:rtl w:val="0"/>
        </w:rPr>
        <w:t xml:space="preserve">https://github.com/KyberNetwork/reserve-data/blob/develop/core/reserve_core.go</w:t>
      </w:r>
    </w:p>
    <w:p w:rsidR="00000000" w:rsidDel="00000000" w:rsidP="00000000" w:rsidRDefault="00000000" w:rsidRPr="00000000" w14:paraId="0000010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fldChar w:fldCharType="end"/>
      </w:r>
      <w:r w:rsidDel="00000000" w:rsidR="00000000" w:rsidRPr="00000000">
        <w:rPr>
          <w:rFonts w:ascii="Arial Unicode MS" w:cs="Arial Unicode MS" w:eastAsia="Arial Unicode MS" w:hAnsi="Arial Unicode MS"/>
          <w:rtl w:val="0"/>
        </w:rPr>
        <w:t xml:space="preserve">其中包含了确定兑换率的函数：</w:t>
      </w:r>
    </w:p>
    <w:p w:rsidR="00000000" w:rsidDel="00000000" w:rsidP="00000000" w:rsidRDefault="00000000" w:rsidRPr="00000000" w14:paraId="0000010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drawing>
          <wp:inline distB="114300" distT="114300" distL="114300" distR="114300">
            <wp:extent cx="5486400" cy="5591175"/>
            <wp:effectExtent b="0" l="0" r="0" t="0"/>
            <wp:docPr id="35" name="image75.png"/>
            <a:graphic>
              <a:graphicData uri="http://schemas.openxmlformats.org/drawingml/2006/picture">
                <pic:pic>
                  <pic:nvPicPr>
                    <pic:cNvPr id="0" name="image75.png"/>
                    <pic:cNvPicPr preferRelativeResize="0"/>
                  </pic:nvPicPr>
                  <pic:blipFill>
                    <a:blip r:embed="rId32"/>
                    <a:srcRect b="0" l="0" r="0" t="0"/>
                    <a:stretch>
                      <a:fillRect/>
                    </a:stretch>
                  </pic:blipFill>
                  <pic:spPr>
                    <a:xfrm>
                      <a:off x="0" y="0"/>
                      <a:ext cx="5486400" cy="5591175"/>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A">
      <w:pPr>
        <w:pStyle w:val="Heading5"/>
        <w:keepNext w:val="1"/>
        <w:keepLines w:val="1"/>
        <w:widowControl w:val="1"/>
        <w:pBdr>
          <w:top w:space="0" w:sz="0" w:val="nil"/>
          <w:left w:space="0" w:sz="0" w:val="nil"/>
          <w:bottom w:space="0" w:sz="0" w:val="nil"/>
          <w:right w:space="0" w:sz="0" w:val="nil"/>
          <w:between w:space="0" w:sz="0" w:val="nil"/>
        </w:pBdr>
        <w:shd w:fill="auto" w:val="clear"/>
        <w:spacing w:after="80" w:before="240" w:line="276" w:lineRule="auto"/>
        <w:ind w:left="0" w:right="0" w:firstLine="0"/>
        <w:contextualSpacing w:val="0"/>
        <w:jc w:val="left"/>
        <w:rPr>
          <w:color w:val="666666"/>
          <w:sz w:val="22"/>
          <w:szCs w:val="22"/>
        </w:rPr>
      </w:pPr>
      <w:bookmarkStart w:colFirst="0" w:colLast="0" w:name="_ophasvdy4b2c" w:id="15"/>
      <w:bookmarkEnd w:id="15"/>
      <w:r w:rsidDel="00000000" w:rsidR="00000000" w:rsidRPr="00000000">
        <w:rPr>
          <w:rFonts w:ascii="Arial Unicode MS" w:cs="Arial Unicode MS" w:eastAsia="Arial Unicode MS" w:hAnsi="Arial Unicode MS"/>
          <w:color w:val="666666"/>
          <w:sz w:val="22"/>
          <w:szCs w:val="22"/>
          <w:rtl w:val="0"/>
        </w:rPr>
        <w:t xml:space="preserve">锁仓代码检查</w:t>
      </w:r>
    </w:p>
    <w:p w:rsidR="00000000" w:rsidDel="00000000" w:rsidP="00000000" w:rsidRDefault="00000000" w:rsidRPr="00000000" w14:paraId="0000010B">
      <w:pPr>
        <w:contextualSpacing w:val="0"/>
        <w:rPr/>
      </w:pPr>
      <w:r w:rsidDel="00000000" w:rsidR="00000000" w:rsidRPr="00000000">
        <w:rPr>
          <w:rtl w:val="0"/>
        </w:rPr>
        <w:t xml:space="preserve"> </w:t>
      </w:r>
    </w:p>
    <w:p w:rsidR="00000000" w:rsidDel="00000000" w:rsidP="00000000" w:rsidRDefault="00000000" w:rsidRPr="00000000" w14:paraId="0000010C">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在代码中，没有找到任何关于锁仓的智能合约，但项目方公布的众筹融资方案中，有提及创始人及顾问分配的代币将被锁定一年，且在两年内完全分配。</w:t>
      </w:r>
    </w:p>
    <w:p w:rsidR="00000000" w:rsidDel="00000000" w:rsidP="00000000" w:rsidRDefault="00000000" w:rsidRPr="00000000" w14:paraId="0000010D">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0E">
      <w:pPr>
        <w:contextualSpacing w:val="0"/>
        <w:rPr/>
      </w:pPr>
      <w:r w:rsidDel="00000000" w:rsidR="00000000" w:rsidRPr="00000000">
        <w:rPr>
          <w:rtl w:val="0"/>
        </w:rPr>
      </w:r>
    </w:p>
    <w:p w:rsidR="00000000" w:rsidDel="00000000" w:rsidP="00000000" w:rsidRDefault="00000000" w:rsidRPr="00000000" w14:paraId="0000010F">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10">
      <w:pPr>
        <w:contextualSpacing w:val="0"/>
        <w:rPr/>
      </w:pPr>
      <w:r w:rsidDel="00000000" w:rsidR="00000000" w:rsidRPr="00000000">
        <w:rPr>
          <w:rtl w:val="0"/>
        </w:rPr>
      </w:r>
    </w:p>
    <w:p w:rsidR="00000000" w:rsidDel="00000000" w:rsidP="00000000" w:rsidRDefault="00000000" w:rsidRPr="00000000" w14:paraId="00000111">
      <w:pPr>
        <w:contextualSpacing w:val="0"/>
        <w:rPr/>
      </w:pPr>
      <w:r w:rsidDel="00000000" w:rsidR="00000000" w:rsidRPr="00000000">
        <w:rPr>
          <w:rFonts w:ascii="Arial Unicode MS" w:cs="Arial Unicode MS" w:eastAsia="Arial Unicode MS" w:hAnsi="Arial Unicode MS"/>
          <w:rtl w:val="0"/>
        </w:rPr>
        <w:t xml:space="preserve">从代码的规范性和更新频率上可以看出，</w:t>
      </w:r>
      <w:r w:rsidDel="00000000" w:rsidR="00000000" w:rsidRPr="00000000">
        <w:rPr>
          <w:rtl w:val="0"/>
        </w:rPr>
        <w:t xml:space="preserve">KyberNetwork</w:t>
      </w:r>
      <w:r w:rsidDel="00000000" w:rsidR="00000000" w:rsidRPr="00000000">
        <w:rPr>
          <w:rFonts w:ascii="Arial Unicode MS" w:cs="Arial Unicode MS" w:eastAsia="Arial Unicode MS" w:hAnsi="Arial Unicode MS"/>
          <w:rtl w:val="0"/>
        </w:rPr>
        <w:t xml:space="preserve"> 项目的开发团队专业水平比较出色，另外其网站上的代币兑换功能基本实现了项目团队所承诺的即时性。</w:t>
      </w:r>
    </w:p>
    <w:p w:rsidR="00000000" w:rsidDel="00000000" w:rsidP="00000000" w:rsidRDefault="00000000" w:rsidRPr="00000000" w14:paraId="00000112">
      <w:pPr>
        <w:contextualSpacing w:val="0"/>
        <w:rPr/>
      </w:pPr>
      <w:r w:rsidDel="00000000" w:rsidR="00000000" w:rsidRPr="00000000">
        <w:rPr>
          <w:rtl w:val="0"/>
        </w:rPr>
      </w:r>
    </w:p>
    <w:p w:rsidR="00000000" w:rsidDel="00000000" w:rsidP="00000000" w:rsidRDefault="00000000" w:rsidRPr="00000000" w14:paraId="00000113">
      <w:pPr>
        <w:contextualSpacing w:val="0"/>
        <w:rPr/>
      </w:pPr>
      <w:r w:rsidDel="00000000" w:rsidR="00000000" w:rsidRPr="00000000">
        <w:rPr>
          <w:rFonts w:ascii="Arial Unicode MS" w:cs="Arial Unicode MS" w:eastAsia="Arial Unicode MS" w:hAnsi="Arial Unicode MS"/>
          <w:rtl w:val="0"/>
        </w:rPr>
        <w:t xml:space="preserve">不过目前网站尚未上线为储备库提供资金和管理的功能界面，代币兑换功能也局限于 ERC20 代币，目前不支持其他公链（例如比特币），限制了其使用范围。</w:t>
      </w:r>
    </w:p>
    <w:p w:rsidR="00000000" w:rsidDel="00000000" w:rsidP="00000000" w:rsidRDefault="00000000" w:rsidRPr="00000000" w14:paraId="00000114">
      <w:pPr>
        <w:contextualSpacing w:val="0"/>
        <w:rPr/>
      </w:pPr>
      <w:r w:rsidDel="00000000" w:rsidR="00000000" w:rsidRPr="00000000">
        <w:rPr>
          <w:rtl w:val="0"/>
        </w:rPr>
      </w:r>
    </w:p>
    <w:p w:rsidR="00000000" w:rsidDel="00000000" w:rsidP="00000000" w:rsidRDefault="00000000" w:rsidRPr="00000000" w14:paraId="00000115">
      <w:pPr>
        <w:contextualSpacing w:val="0"/>
        <w:rPr/>
      </w:pPr>
      <w:r w:rsidDel="00000000" w:rsidR="00000000" w:rsidRPr="00000000">
        <w:rPr>
          <w:rFonts w:ascii="Arial Unicode MS" w:cs="Arial Unicode MS" w:eastAsia="Arial Unicode MS" w:hAnsi="Arial Unicode MS"/>
          <w:rtl w:val="0"/>
        </w:rPr>
        <w:t xml:space="preserve">KyberNetwork  计划上线的跨链交易依赖链中继（</w:t>
      </w:r>
      <w:r w:rsidDel="00000000" w:rsidR="00000000" w:rsidRPr="00000000">
        <w:rPr>
          <w:rFonts w:ascii="Arial Unicode MS" w:cs="Arial Unicode MS" w:eastAsia="Arial Unicode MS" w:hAnsi="Arial Unicode MS"/>
          <w:highlight w:val="white"/>
          <w:rtl w:val="0"/>
        </w:rPr>
        <w:t xml:space="preserve">BTCRelay 和 PeaceRelay</w:t>
      </w:r>
      <w:r w:rsidDel="00000000" w:rsidR="00000000" w:rsidRPr="00000000">
        <w:rPr>
          <w:rFonts w:ascii="Arial Unicode MS" w:cs="Arial Unicode MS" w:eastAsia="Arial Unicode MS" w:hAnsi="Arial Unicode MS"/>
          <w:rtl w:val="0"/>
        </w:rPr>
        <w:t xml:space="preserve">）、Polkadot </w:t>
      </w:r>
      <w:r w:rsidDel="00000000" w:rsidR="00000000" w:rsidRPr="00000000">
        <w:rPr>
          <w:rFonts w:ascii="SimSun" w:cs="SimSun" w:eastAsia="SimSun" w:hAnsi="SimSun"/>
          <w:rtl w:val="0"/>
        </w:rPr>
        <w:t xml:space="preserve">和 </w:t>
      </w:r>
      <w:r w:rsidDel="00000000" w:rsidR="00000000" w:rsidRPr="00000000">
        <w:rPr>
          <w:rFonts w:ascii="Arial Unicode MS" w:cs="Arial Unicode MS" w:eastAsia="Arial Unicode MS" w:hAnsi="Arial Unicode MS"/>
          <w:rtl w:val="0"/>
        </w:rPr>
        <w:t xml:space="preserve">Cosmos 协议的实现，</w:t>
      </w:r>
      <w:r w:rsidDel="00000000" w:rsidR="00000000" w:rsidRPr="00000000">
        <w:rPr>
          <w:rFonts w:ascii="Arial Unicode MS" w:cs="Arial Unicode MS" w:eastAsia="Arial Unicode MS" w:hAnsi="Arial Unicode MS"/>
          <w:highlight w:val="white"/>
          <w:rtl w:val="0"/>
        </w:rPr>
        <w:t xml:space="preserve">但是目前这些技术尚不成熟，Cosmos 的跨链交易只适用于基于权益证明的区块链，2018 第四季度 KyberNetwork 能否稳定调用这些接口实现跨链交易，需要跨链交易上线后验证。</w:t>
      </w:r>
      <w:r w:rsidDel="00000000" w:rsidR="00000000" w:rsidRPr="00000000">
        <w:rPr>
          <w:rtl w:val="0"/>
        </w:rPr>
      </w:r>
    </w:p>
    <w:p w:rsidR="00000000" w:rsidDel="00000000" w:rsidP="00000000" w:rsidRDefault="00000000" w:rsidRPr="00000000" w14:paraId="00000116">
      <w:pPr>
        <w:contextualSpacing w:val="0"/>
        <w:rPr/>
      </w:pPr>
      <w:r w:rsidDel="00000000" w:rsidR="00000000" w:rsidRPr="00000000">
        <w:rPr>
          <w:rtl w:val="0"/>
        </w:rPr>
      </w:r>
    </w:p>
    <w:p w:rsidR="00000000" w:rsidDel="00000000" w:rsidP="00000000" w:rsidRDefault="00000000" w:rsidRPr="00000000" w14:paraId="00000117">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xox66e2k6147" w:id="16"/>
      <w:bookmarkEnd w:id="16"/>
      <w:r w:rsidDel="00000000" w:rsidR="00000000" w:rsidRPr="00000000">
        <w:rPr>
          <w:rFonts w:ascii="Microsoft Yahei" w:cs="Microsoft Yahei" w:eastAsia="Microsoft Yahei" w:hAnsi="Microsoft Yahei"/>
          <w:color w:val="579a78"/>
          <w:sz w:val="30"/>
          <w:szCs w:val="30"/>
          <w:rtl w:val="0"/>
        </w:rPr>
        <w:t xml:space="preserve">Token 生态系统</w:t>
      </w:r>
    </w:p>
    <w:p w:rsidR="00000000" w:rsidDel="00000000" w:rsidP="00000000" w:rsidRDefault="00000000" w:rsidRPr="00000000" w14:paraId="00000118">
      <w:pPr>
        <w:contextualSpacing w:val="0"/>
        <w:rPr/>
      </w:pPr>
      <w:r w:rsidDel="00000000" w:rsidR="00000000" w:rsidRPr="00000000">
        <w:rPr>
          <w:rtl w:val="0"/>
        </w:rPr>
      </w:r>
    </w:p>
    <w:p w:rsidR="00000000" w:rsidDel="00000000" w:rsidP="00000000" w:rsidRDefault="00000000" w:rsidRPr="00000000" w14:paraId="00000119">
      <w:pPr>
        <w:contextualSpacing w:val="0"/>
        <w:rPr/>
      </w:pPr>
      <w:r w:rsidDel="00000000" w:rsidR="00000000" w:rsidRPr="00000000">
        <w:rPr>
          <w:rtl w:val="0"/>
        </w:rPr>
      </w:r>
    </w:p>
    <w:tbl>
      <w:tblPr>
        <w:tblStyle w:val="Table2"/>
        <w:tblW w:w="8835.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55"/>
        <w:gridCol w:w="1155"/>
        <w:gridCol w:w="5625"/>
        <w:tblGridChange w:id="0">
          <w:tblGrid>
            <w:gridCol w:w="2055"/>
            <w:gridCol w:w="1155"/>
            <w:gridCol w:w="5625"/>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1A">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分配方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比例</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1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说明</w:t>
            </w:r>
          </w:p>
        </w:tc>
      </w:tr>
      <w:tr>
        <w:tc>
          <w:tcPr>
            <w:tcMar>
              <w:top w:w="100.0" w:type="dxa"/>
              <w:left w:w="100.0" w:type="dxa"/>
              <w:bottom w:w="100.0" w:type="dxa"/>
              <w:right w:w="100.0" w:type="dxa"/>
            </w:tcMar>
            <w:vAlign w:val="center"/>
          </w:tcPr>
          <w:p w:rsidR="00000000" w:rsidDel="00000000" w:rsidP="00000000" w:rsidRDefault="00000000" w:rsidRPr="00000000" w14:paraId="0000011D">
            <w:pPr>
              <w:widowControl w:val="0"/>
              <w:contextualSpacing w:val="0"/>
              <w:jc w:val="center"/>
              <w:rPr/>
            </w:pPr>
            <w:r w:rsidDel="00000000" w:rsidR="00000000" w:rsidRPr="00000000">
              <w:rPr>
                <w:rFonts w:ascii="Arial Unicode MS" w:cs="Arial Unicode MS" w:eastAsia="Arial Unicode MS" w:hAnsi="Arial Unicode MS"/>
                <w:rtl w:val="0"/>
              </w:rPr>
              <w:t xml:space="preserve">众筹</w:t>
            </w:r>
          </w:p>
        </w:tc>
        <w:tc>
          <w:tcPr>
            <w:tcMar>
              <w:top w:w="100.0" w:type="dxa"/>
              <w:left w:w="100.0" w:type="dxa"/>
              <w:bottom w:w="100.0" w:type="dxa"/>
              <w:right w:w="100.0" w:type="dxa"/>
            </w:tcMar>
            <w:vAlign w:val="center"/>
          </w:tcPr>
          <w:p w:rsidR="00000000" w:rsidDel="00000000" w:rsidP="00000000" w:rsidRDefault="00000000" w:rsidRPr="00000000" w14:paraId="0000011E">
            <w:pPr>
              <w:widowControl w:val="0"/>
              <w:spacing w:line="240" w:lineRule="auto"/>
              <w:contextualSpacing w:val="0"/>
              <w:jc w:val="center"/>
              <w:rPr/>
            </w:pPr>
            <w:r w:rsidDel="00000000" w:rsidR="00000000" w:rsidRPr="00000000">
              <w:rPr>
                <w:rtl w:val="0"/>
              </w:rPr>
              <w:t xml:space="preserve">61.06%</w:t>
            </w:r>
          </w:p>
        </w:tc>
        <w:tc>
          <w:tcPr>
            <w:tcMar>
              <w:top w:w="100.0" w:type="dxa"/>
              <w:left w:w="100.0" w:type="dxa"/>
              <w:bottom w:w="100.0" w:type="dxa"/>
              <w:right w:w="100.0" w:type="dxa"/>
            </w:tcMar>
            <w:vAlign w:val="center"/>
          </w:tcPr>
          <w:p w:rsidR="00000000" w:rsidDel="00000000" w:rsidP="00000000" w:rsidRDefault="00000000" w:rsidRPr="00000000" w14:paraId="0000011F">
            <w:pPr>
              <w:widowControl w:val="0"/>
              <w:contextualSpacing w:val="0"/>
              <w:rPr/>
            </w:pPr>
            <w:r w:rsidDel="00000000" w:rsidR="00000000" w:rsidRPr="00000000">
              <w:rPr>
                <w:rFonts w:ascii="Arial Unicode MS" w:cs="Arial Unicode MS" w:eastAsia="Arial Unicode MS" w:hAnsi="Arial Unicode MS"/>
                <w:rtl w:val="0"/>
              </w:rPr>
              <w:t xml:space="preserve">众筹额度为 200,000 ETH，其中约一半为战略合作伙伴私募，其余的将按照 1 ETH 等于 600 KNC 的比例公募，未售出代币将被销毁。</w:t>
            </w:r>
          </w:p>
        </w:tc>
      </w:tr>
      <w:tr>
        <w:tc>
          <w:tcPr>
            <w:tcMar>
              <w:top w:w="100.0" w:type="dxa"/>
              <w:left w:w="100.0" w:type="dxa"/>
              <w:bottom w:w="100.0" w:type="dxa"/>
              <w:right w:w="100.0" w:type="dxa"/>
            </w:tcMar>
            <w:vAlign w:val="center"/>
          </w:tcPr>
          <w:p w:rsidR="00000000" w:rsidDel="00000000" w:rsidP="00000000" w:rsidRDefault="00000000" w:rsidRPr="00000000" w14:paraId="00000120">
            <w:pPr>
              <w:widowControl w:val="0"/>
              <w:contextualSpacing w:val="0"/>
              <w:jc w:val="center"/>
              <w:rPr/>
            </w:pPr>
            <w:r w:rsidDel="00000000" w:rsidR="00000000" w:rsidRPr="00000000">
              <w:rPr>
                <w:rFonts w:ascii="Arial Unicode MS" w:cs="Arial Unicode MS" w:eastAsia="Arial Unicode MS" w:hAnsi="Arial Unicode MS"/>
                <w:rtl w:val="0"/>
              </w:rPr>
              <w:t xml:space="preserve">公司</w:t>
            </w:r>
          </w:p>
        </w:tc>
        <w:tc>
          <w:tcPr>
            <w:tcMar>
              <w:top w:w="100.0" w:type="dxa"/>
              <w:left w:w="100.0" w:type="dxa"/>
              <w:bottom w:w="100.0" w:type="dxa"/>
              <w:right w:w="100.0" w:type="dxa"/>
            </w:tcMar>
            <w:vAlign w:val="center"/>
          </w:tcPr>
          <w:p w:rsidR="00000000" w:rsidDel="00000000" w:rsidP="00000000" w:rsidRDefault="00000000" w:rsidRPr="00000000" w14:paraId="00000121">
            <w:pPr>
              <w:widowControl w:val="0"/>
              <w:spacing w:line="240" w:lineRule="auto"/>
              <w:contextualSpacing w:val="0"/>
              <w:jc w:val="center"/>
              <w:rPr/>
            </w:pPr>
            <w:r w:rsidDel="00000000" w:rsidR="00000000" w:rsidRPr="00000000">
              <w:rPr>
                <w:rtl w:val="0"/>
              </w:rPr>
              <w:t xml:space="preserve">19.47%</w:t>
            </w:r>
          </w:p>
        </w:tc>
        <w:tc>
          <w:tcPr>
            <w:tcMar>
              <w:top w:w="100.0" w:type="dxa"/>
              <w:left w:w="100.0" w:type="dxa"/>
              <w:bottom w:w="100.0" w:type="dxa"/>
              <w:right w:w="100.0" w:type="dxa"/>
            </w:tcMar>
            <w:vAlign w:val="center"/>
          </w:tcPr>
          <w:p w:rsidR="00000000" w:rsidDel="00000000" w:rsidP="00000000" w:rsidRDefault="00000000" w:rsidRPr="00000000" w14:paraId="00000122">
            <w:pPr>
              <w:widowControl w:val="0"/>
              <w:contextualSpacing w:val="0"/>
              <w:rPr/>
            </w:pPr>
            <w:r w:rsidDel="00000000" w:rsidR="00000000" w:rsidRPr="00000000">
              <w:rPr>
                <w:rFonts w:ascii="Arial Unicode MS" w:cs="Arial Unicode MS" w:eastAsia="Arial Unicode MS" w:hAnsi="Arial Unicode MS"/>
                <w:rtl w:val="0"/>
              </w:rPr>
              <w:t xml:space="preserve">融资计划</w:t>
            </w:r>
            <w:r w:rsidDel="00000000" w:rsidR="00000000" w:rsidRPr="00000000">
              <w:rPr>
                <w:rFonts w:ascii="Arial Unicode MS" w:cs="Arial Unicode MS" w:eastAsia="Arial Unicode MS" w:hAnsi="Arial Unicode MS"/>
                <w:rtl w:val="0"/>
              </w:rPr>
              <w:t xml:space="preserve">没有具体披露相关细节</w:t>
            </w:r>
            <w:r w:rsidDel="00000000" w:rsidR="00000000" w:rsidRPr="00000000">
              <w:rPr>
                <w:rFonts w:ascii="Arial Unicode MS" w:cs="Arial Unicode MS" w:eastAsia="Arial Unicode MS" w:hAnsi="Arial Unicode MS"/>
                <w:rtl w:val="0"/>
              </w:rPr>
              <w:t xml:space="preserve">，经查询，公司为注册在新加坡的私人有限公司 Kyber Network Private Limited。</w:t>
            </w:r>
          </w:p>
        </w:tc>
      </w:tr>
      <w:tr>
        <w:tc>
          <w:tcPr>
            <w:tcMar>
              <w:top w:w="100.0" w:type="dxa"/>
              <w:left w:w="100.0" w:type="dxa"/>
              <w:bottom w:w="100.0" w:type="dxa"/>
              <w:right w:w="100.0" w:type="dxa"/>
            </w:tcMar>
            <w:vAlign w:val="center"/>
          </w:tcPr>
          <w:p w:rsidR="00000000" w:rsidDel="00000000" w:rsidP="00000000" w:rsidRDefault="00000000" w:rsidRPr="00000000" w14:paraId="00000123">
            <w:pPr>
              <w:widowControl w:val="0"/>
              <w:contextualSpacing w:val="0"/>
              <w:jc w:val="center"/>
              <w:rPr/>
            </w:pPr>
            <w:r w:rsidDel="00000000" w:rsidR="00000000" w:rsidRPr="00000000">
              <w:rPr>
                <w:rFonts w:ascii="Arial Unicode MS" w:cs="Arial Unicode MS" w:eastAsia="Arial Unicode MS" w:hAnsi="Arial Unicode MS"/>
                <w:rtl w:val="0"/>
              </w:rPr>
              <w:t xml:space="preserve">创始人、顾问及早期投资者</w:t>
            </w:r>
          </w:p>
        </w:tc>
        <w:tc>
          <w:tcPr>
            <w:tcMar>
              <w:top w:w="100.0" w:type="dxa"/>
              <w:left w:w="100.0" w:type="dxa"/>
              <w:bottom w:w="100.0" w:type="dxa"/>
              <w:right w:w="100.0" w:type="dxa"/>
            </w:tcMar>
            <w:vAlign w:val="center"/>
          </w:tcPr>
          <w:p w:rsidR="00000000" w:rsidDel="00000000" w:rsidP="00000000" w:rsidRDefault="00000000" w:rsidRPr="00000000" w14:paraId="00000124">
            <w:pPr>
              <w:widowControl w:val="0"/>
              <w:spacing w:line="240" w:lineRule="auto"/>
              <w:contextualSpacing w:val="0"/>
              <w:jc w:val="center"/>
              <w:rPr/>
            </w:pPr>
            <w:r w:rsidDel="00000000" w:rsidR="00000000" w:rsidRPr="00000000">
              <w:rPr>
                <w:rtl w:val="0"/>
              </w:rPr>
              <w:t xml:space="preserve">19.47%</w:t>
            </w:r>
          </w:p>
        </w:tc>
        <w:tc>
          <w:tcPr>
            <w:tcMar>
              <w:top w:w="100.0" w:type="dxa"/>
              <w:left w:w="100.0" w:type="dxa"/>
              <w:bottom w:w="100.0" w:type="dxa"/>
              <w:right w:w="100.0" w:type="dxa"/>
            </w:tcMar>
            <w:vAlign w:val="center"/>
          </w:tcPr>
          <w:p w:rsidR="00000000" w:rsidDel="00000000" w:rsidP="00000000" w:rsidRDefault="00000000" w:rsidRPr="00000000" w14:paraId="00000125">
            <w:pPr>
              <w:widowControl w:val="0"/>
              <w:contextualSpacing w:val="0"/>
              <w:rPr/>
            </w:pPr>
            <w:r w:rsidDel="00000000" w:rsidR="00000000" w:rsidRPr="00000000">
              <w:rPr>
                <w:rFonts w:ascii="Arial Unicode MS" w:cs="Arial Unicode MS" w:eastAsia="Arial Unicode MS" w:hAnsi="Arial Unicode MS"/>
                <w:rtl w:val="0"/>
              </w:rPr>
              <w:t xml:space="preserve">创始人及顾问分配的代币（约 15%）将</w:t>
            </w:r>
            <w:r w:rsidDel="00000000" w:rsidR="00000000" w:rsidRPr="00000000">
              <w:rPr>
                <w:rFonts w:ascii="Arial Unicode MS" w:cs="Arial Unicode MS" w:eastAsia="Arial Unicode MS" w:hAnsi="Arial Unicode MS"/>
                <w:rtl w:val="0"/>
              </w:rPr>
              <w:t xml:space="preserve">被锁定一年</w:t>
            </w:r>
            <w:r w:rsidDel="00000000" w:rsidR="00000000" w:rsidRPr="00000000">
              <w:rPr>
                <w:rFonts w:ascii="Arial Unicode MS" w:cs="Arial Unicode MS" w:eastAsia="Arial Unicode MS" w:hAnsi="Arial Unicode MS"/>
                <w:rtl w:val="0"/>
              </w:rPr>
              <w:t xml:space="preserve">，且在两年内完全分配。</w:t>
            </w:r>
          </w:p>
        </w:tc>
      </w:tr>
    </w:tbl>
    <w:p w:rsidR="00000000" w:rsidDel="00000000" w:rsidP="00000000" w:rsidRDefault="00000000" w:rsidRPr="00000000" w14:paraId="00000126">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7">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Fonts w:ascii="Arial Unicode MS" w:cs="Arial Unicode MS" w:eastAsia="Arial Unicode MS" w:hAnsi="Arial Unicode MS"/>
          <w:rtl w:val="0"/>
        </w:rPr>
        <w:t xml:space="preserve">KyberNetwork 众筹所得资金计划用途安排如下：</w:t>
      </w:r>
    </w:p>
    <w:p w:rsidR="00000000" w:rsidDel="00000000" w:rsidP="00000000" w:rsidRDefault="00000000" w:rsidRPr="00000000" w14:paraId="00000128">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rPr/>
      </w:pPr>
      <w:r w:rsidDel="00000000" w:rsidR="00000000" w:rsidRPr="00000000">
        <w:rPr>
          <w:rtl w:val="0"/>
        </w:rPr>
      </w:r>
    </w:p>
    <w:p w:rsidR="00000000" w:rsidDel="00000000" w:rsidP="00000000" w:rsidRDefault="00000000" w:rsidRPr="00000000" w14:paraId="00000129">
      <w:pPr>
        <w:numPr>
          <w:ilvl w:val="0"/>
          <w:numId w:val="3"/>
        </w:numPr>
        <w:pBdr>
          <w:top w:color="auto" w:space="0" w:sz="0" w:val="none"/>
          <w:bottom w:color="auto" w:space="0" w:sz="0" w:val="none"/>
          <w:right w:color="auto" w:space="0" w:sz="0" w:val="none"/>
          <w:between w:color="auto" w:space="0" w:sz="0" w:val="none"/>
        </w:pBdr>
        <w:spacing w:after="380" w:lineRule="auto"/>
        <w:ind w:left="1240" w:hanging="360"/>
        <w:rPr/>
      </w:pPr>
      <w:r w:rsidDel="00000000" w:rsidR="00000000" w:rsidRPr="00000000">
        <w:rPr>
          <w:rFonts w:ascii="Arial Unicode MS" w:cs="Arial Unicode MS" w:eastAsia="Arial Unicode MS" w:hAnsi="Arial Unicode MS"/>
          <w:rtl w:val="0"/>
        </w:rPr>
        <w:t xml:space="preserve">50% 用于将由 KyberNetwork 作为储备运营者管理的储备库；</w:t>
      </w:r>
    </w:p>
    <w:p w:rsidR="00000000" w:rsidDel="00000000" w:rsidP="00000000" w:rsidRDefault="00000000" w:rsidRPr="00000000" w14:paraId="0000012A">
      <w:pPr>
        <w:numPr>
          <w:ilvl w:val="0"/>
          <w:numId w:val="3"/>
        </w:numPr>
        <w:pBdr>
          <w:top w:color="auto" w:space="0" w:sz="0" w:val="none"/>
          <w:bottom w:color="auto" w:space="0" w:sz="0" w:val="none"/>
          <w:right w:color="auto" w:space="0" w:sz="0" w:val="none"/>
          <w:between w:color="auto" w:space="0" w:sz="0" w:val="none"/>
        </w:pBdr>
        <w:spacing w:after="380" w:lineRule="auto"/>
        <w:ind w:left="1240" w:hanging="360"/>
        <w:rPr/>
      </w:pPr>
      <w:r w:rsidDel="00000000" w:rsidR="00000000" w:rsidRPr="00000000">
        <w:rPr>
          <w:rFonts w:ascii="Arial Unicode MS" w:cs="Arial Unicode MS" w:eastAsia="Arial Unicode MS" w:hAnsi="Arial Unicode MS"/>
          <w:rtl w:val="0"/>
        </w:rPr>
        <w:t xml:space="preserve">30% 用于平台开发以及平台服务的维护；</w:t>
      </w:r>
    </w:p>
    <w:p w:rsidR="00000000" w:rsidDel="00000000" w:rsidP="00000000" w:rsidRDefault="00000000" w:rsidRPr="00000000" w14:paraId="0000012B">
      <w:pPr>
        <w:numPr>
          <w:ilvl w:val="0"/>
          <w:numId w:val="3"/>
        </w:numPr>
        <w:pBdr>
          <w:top w:color="auto" w:space="0" w:sz="0" w:val="none"/>
          <w:bottom w:color="auto" w:space="0" w:sz="0" w:val="none"/>
          <w:right w:color="auto" w:space="0" w:sz="0" w:val="none"/>
          <w:between w:color="auto" w:space="0" w:sz="0" w:val="none"/>
        </w:pBdr>
        <w:spacing w:after="380" w:lineRule="auto"/>
        <w:ind w:left="1240" w:hanging="360"/>
        <w:rPr/>
      </w:pPr>
      <w:r w:rsidDel="00000000" w:rsidR="00000000" w:rsidRPr="00000000">
        <w:rPr>
          <w:rFonts w:ascii="Arial Unicode MS" w:cs="Arial Unicode MS" w:eastAsia="Arial Unicode MS" w:hAnsi="Arial Unicode MS"/>
          <w:rtl w:val="0"/>
        </w:rPr>
        <w:t xml:space="preserve">10% 用于运营以及维护 KyberNetwork 的其他相关成本；</w:t>
      </w:r>
    </w:p>
    <w:p w:rsidR="00000000" w:rsidDel="00000000" w:rsidP="00000000" w:rsidRDefault="00000000" w:rsidRPr="00000000" w14:paraId="0000012C">
      <w:pPr>
        <w:numPr>
          <w:ilvl w:val="0"/>
          <w:numId w:val="3"/>
        </w:numPr>
        <w:pBdr>
          <w:top w:color="auto" w:space="0" w:sz="0" w:val="none"/>
          <w:bottom w:color="auto" w:space="0" w:sz="0" w:val="none"/>
          <w:right w:color="auto" w:space="0" w:sz="0" w:val="none"/>
          <w:between w:color="auto" w:space="0" w:sz="0" w:val="none"/>
        </w:pBdr>
        <w:spacing w:after="380" w:lineRule="auto"/>
        <w:ind w:left="1240" w:hanging="360"/>
        <w:rPr/>
      </w:pPr>
      <w:r w:rsidDel="00000000" w:rsidR="00000000" w:rsidRPr="00000000">
        <w:rPr>
          <w:rFonts w:ascii="Arial Unicode MS" w:cs="Arial Unicode MS" w:eastAsia="Arial Unicode MS" w:hAnsi="Arial Unicode MS"/>
          <w:rtl w:val="0"/>
        </w:rPr>
        <w:t xml:space="preserve">10% 用于市场推广及法律成本。</w:t>
      </w:r>
      <w:r w:rsidDel="00000000" w:rsidR="00000000" w:rsidRPr="00000000">
        <w:rPr>
          <w:rtl w:val="0"/>
        </w:rPr>
      </w:r>
    </w:p>
    <w:p w:rsidR="00000000" w:rsidDel="00000000" w:rsidP="00000000" w:rsidRDefault="00000000" w:rsidRPr="00000000" w14:paraId="0000012D">
      <w:pPr>
        <w:pStyle w:val="Heading5"/>
        <w:contextualSpacing w:val="0"/>
        <w:rPr/>
      </w:pPr>
      <w:bookmarkStart w:colFirst="0" w:colLast="0" w:name="_wsnxndyjaqbz" w:id="17"/>
      <w:bookmarkEnd w:id="17"/>
      <w:r w:rsidDel="00000000" w:rsidR="00000000" w:rsidRPr="00000000">
        <w:rPr>
          <w:rFonts w:ascii="Arial Unicode MS" w:cs="Arial Unicode MS" w:eastAsia="Arial Unicode MS" w:hAnsi="Arial Unicode MS"/>
          <w:rtl w:val="0"/>
        </w:rPr>
        <w:t xml:space="preserve">代币 Token 主要用途</w:t>
      </w:r>
    </w:p>
    <w:p w:rsidR="00000000" w:rsidDel="00000000" w:rsidP="00000000" w:rsidRDefault="00000000" w:rsidRPr="00000000" w14:paraId="0000012E">
      <w:pPr>
        <w:contextualSpacing w:val="0"/>
        <w:rPr/>
      </w:pPr>
      <w:r w:rsidDel="00000000" w:rsidR="00000000" w:rsidRPr="00000000">
        <w:rPr>
          <w:rtl w:val="0"/>
        </w:rPr>
      </w:r>
    </w:p>
    <w:p w:rsidR="00000000" w:rsidDel="00000000" w:rsidP="00000000" w:rsidRDefault="00000000" w:rsidRPr="00000000" w14:paraId="0000012F">
      <w:pPr>
        <w:contextualSpacing w:val="0"/>
        <w:rPr/>
      </w:pPr>
      <w:r w:rsidDel="00000000" w:rsidR="00000000" w:rsidRPr="00000000">
        <w:rPr>
          <w:rFonts w:ascii="Arial Unicode MS" w:cs="Arial Unicode MS" w:eastAsia="Arial Unicode MS" w:hAnsi="Arial Unicode MS"/>
          <w:rtl w:val="0"/>
        </w:rPr>
        <w:t xml:space="preserve">作为平台代币，KNC 主要使用场景为：</w:t>
      </w:r>
    </w:p>
    <w:p w:rsidR="00000000" w:rsidDel="00000000" w:rsidP="00000000" w:rsidRDefault="00000000" w:rsidRPr="00000000" w14:paraId="00000130">
      <w:pPr>
        <w:contextualSpacing w:val="0"/>
        <w:rPr/>
      </w:pPr>
      <w:r w:rsidDel="00000000" w:rsidR="00000000" w:rsidRPr="00000000">
        <w:rPr>
          <w:rtl w:val="0"/>
        </w:rPr>
      </w:r>
    </w:p>
    <w:p w:rsidR="00000000" w:rsidDel="00000000" w:rsidP="00000000" w:rsidRDefault="00000000" w:rsidRPr="00000000" w14:paraId="00000131">
      <w:pPr>
        <w:contextualSpacing w:val="0"/>
        <w:rPr/>
      </w:pPr>
      <w:r w:rsidDel="00000000" w:rsidR="00000000" w:rsidRPr="00000000">
        <w:rPr>
          <w:rFonts w:ascii="Arial Unicode MS" w:cs="Arial Unicode MS" w:eastAsia="Arial Unicode MS" w:hAnsi="Arial Unicode MS"/>
          <w:rtl w:val="0"/>
        </w:rPr>
        <w:t xml:space="preserve">1）被储备管理者用来支</w:t>
      </w:r>
      <w:r w:rsidDel="00000000" w:rsidR="00000000" w:rsidRPr="00000000">
        <w:rPr>
          <w:rFonts w:ascii="Arial Unicode MS" w:cs="Arial Unicode MS" w:eastAsia="Arial Unicode MS" w:hAnsi="Arial Unicode MS"/>
          <w:rtl w:val="0"/>
        </w:rPr>
        <w:t xml:space="preserve">付平台费用，官方收集的费用将被销毁。</w:t>
      </w:r>
      <w:r w:rsidDel="00000000" w:rsidR="00000000" w:rsidRPr="00000000">
        <w:rPr>
          <w:rtl w:val="0"/>
        </w:rPr>
      </w:r>
    </w:p>
    <w:p w:rsidR="00000000" w:rsidDel="00000000" w:rsidP="00000000" w:rsidRDefault="00000000" w:rsidRPr="00000000" w14:paraId="00000132">
      <w:pPr>
        <w:contextualSpacing w:val="0"/>
        <w:rPr/>
      </w:pPr>
      <w:r w:rsidDel="00000000" w:rsidR="00000000" w:rsidRPr="00000000">
        <w:rPr>
          <w:rtl w:val="0"/>
        </w:rPr>
      </w:r>
    </w:p>
    <w:p w:rsidR="00000000" w:rsidDel="00000000" w:rsidP="00000000" w:rsidRDefault="00000000" w:rsidRPr="00000000" w14:paraId="00000133">
      <w:pPr>
        <w:contextualSpacing w:val="0"/>
        <w:rPr>
          <w:b w:val="1"/>
        </w:rPr>
      </w:pPr>
      <w:r w:rsidDel="00000000" w:rsidR="00000000" w:rsidRPr="00000000">
        <w:rPr>
          <w:rFonts w:ascii="Arial Unicode MS" w:cs="Arial Unicode MS" w:eastAsia="Arial Unicode MS" w:hAnsi="Arial Unicode MS"/>
          <w:rtl w:val="0"/>
        </w:rPr>
        <w:t xml:space="preserve">在每笔交易中，交易量中的一小部分（确切数字待定）将由</w:t>
      </w:r>
      <w:r w:rsidDel="00000000" w:rsidR="00000000" w:rsidRPr="00000000">
        <w:rPr>
          <w:rFonts w:ascii="Arial Unicode MS" w:cs="Arial Unicode MS" w:eastAsia="Arial Unicode MS" w:hAnsi="Arial Unicode MS"/>
          <w:rtl w:val="0"/>
        </w:rPr>
        <w:t xml:space="preserve">库存库支</w:t>
      </w:r>
      <w:r w:rsidDel="00000000" w:rsidR="00000000" w:rsidRPr="00000000">
        <w:rPr>
          <w:rFonts w:ascii="Arial Unicode MS" w:cs="Arial Unicode MS" w:eastAsia="Arial Unicode MS" w:hAnsi="Arial Unicode MS"/>
          <w:rtl w:val="0"/>
        </w:rPr>
        <w:t xml:space="preserve">付 KNC 给 KyberNetwork 平台。这一小部分费用代表储备库给 KyberNetwork 的费用，以换取运营权，并通过 KyberNetwork 的交易活动赚取利润。在支付合作伙伴以后，</w:t>
      </w:r>
      <w:r w:rsidDel="00000000" w:rsidR="00000000" w:rsidRPr="00000000">
        <w:rPr>
          <w:rFonts w:ascii="Arial Unicode MS" w:cs="Arial Unicode MS" w:eastAsia="Arial Unicode MS" w:hAnsi="Arial Unicode MS"/>
          <w:b w:val="1"/>
          <w:rtl w:val="0"/>
        </w:rPr>
        <w:t xml:space="preserve">平台从收费中得到的 KNC 代币将被销毁，即取消其流通资格。</w:t>
      </w:r>
      <w:r w:rsidDel="00000000" w:rsidR="00000000" w:rsidRPr="00000000">
        <w:rPr>
          <w:rtl w:val="0"/>
        </w:rPr>
      </w:r>
    </w:p>
    <w:p w:rsidR="00000000" w:rsidDel="00000000" w:rsidP="00000000" w:rsidRDefault="00000000" w:rsidRPr="00000000" w14:paraId="00000134">
      <w:pPr>
        <w:contextualSpacing w:val="0"/>
        <w:rPr>
          <w:b w:val="1"/>
        </w:rPr>
      </w:pPr>
      <w:r w:rsidDel="00000000" w:rsidR="00000000" w:rsidRPr="00000000">
        <w:rPr>
          <w:rtl w:val="0"/>
        </w:rPr>
      </w:r>
    </w:p>
    <w:p w:rsidR="00000000" w:rsidDel="00000000" w:rsidP="00000000" w:rsidRDefault="00000000" w:rsidRPr="00000000" w14:paraId="00000135">
      <w:pPr>
        <w:contextualSpacing w:val="0"/>
        <w:rPr>
          <w:b w:val="1"/>
        </w:rPr>
      </w:pPr>
      <w:r w:rsidDel="00000000" w:rsidR="00000000" w:rsidRPr="00000000">
        <w:rPr>
          <w:rFonts w:ascii="Arial Unicode MS" w:cs="Arial Unicode MS" w:eastAsia="Arial Unicode MS" w:hAnsi="Arial Unicode MS"/>
          <w:rtl w:val="0"/>
        </w:rPr>
        <w:t xml:space="preserve">例如，对于 10 ETH 的交易，收取 0.01％ 的费用，相应的价值 0.001 ETH 的 KNC 将由选定的储备库支付给 KyberNetwork，作为使用储备控制面板和访问网络用户的费用。假设交易时兑换率为 1 KNC 等于 0.1ETH，则储备库需要向 Kyber 平台支付 0.01 KNC。帮助用户发起交易的钱包/网站将可能得到 5％ 的费用，或 0.0005 KNC。其余的 95％，或 0.0095 的 KNC 将被销毁，并在整个生态系统中不复存在。</w:t>
      </w:r>
      <w:r w:rsidDel="00000000" w:rsidR="00000000" w:rsidRPr="00000000">
        <w:rPr>
          <w:rtl w:val="0"/>
        </w:rPr>
      </w:r>
    </w:p>
    <w:p w:rsidR="00000000" w:rsidDel="00000000" w:rsidP="00000000" w:rsidRDefault="00000000" w:rsidRPr="00000000" w14:paraId="00000136">
      <w:pPr>
        <w:contextualSpacing w:val="0"/>
        <w:rPr>
          <w:b w:val="1"/>
        </w:rPr>
      </w:pPr>
      <w:r w:rsidDel="00000000" w:rsidR="00000000" w:rsidRPr="00000000">
        <w:rPr>
          <w:rtl w:val="0"/>
        </w:rPr>
      </w:r>
    </w:p>
    <w:p w:rsidR="00000000" w:rsidDel="00000000" w:rsidP="00000000" w:rsidRDefault="00000000" w:rsidRPr="00000000" w14:paraId="00000137">
      <w:pPr>
        <w:contextualSpacing w:val="0"/>
        <w:rPr/>
      </w:pPr>
      <w:r w:rsidDel="00000000" w:rsidR="00000000" w:rsidRPr="00000000">
        <w:rPr>
          <w:rFonts w:ascii="Arial Unicode MS" w:cs="Arial Unicode MS" w:eastAsia="Arial Unicode MS" w:hAnsi="Arial Unicode MS"/>
          <w:rtl w:val="0"/>
        </w:rPr>
        <w:br w:type="textWrapping"/>
        <w:t xml:space="preserve">2）被 KyberNetwork 用于奖励为平台带来流量并且创造交易量的各方或合作伙伴。</w:t>
      </w:r>
    </w:p>
    <w:p w:rsidR="00000000" w:rsidDel="00000000" w:rsidP="00000000" w:rsidRDefault="00000000" w:rsidRPr="00000000" w14:paraId="00000138">
      <w:pPr>
        <w:contextualSpacing w:val="0"/>
        <w:rPr/>
      </w:pPr>
      <w:r w:rsidDel="00000000" w:rsidR="00000000" w:rsidRPr="00000000">
        <w:rPr>
          <w:rtl w:val="0"/>
        </w:rPr>
      </w:r>
    </w:p>
    <w:p w:rsidR="00000000" w:rsidDel="00000000" w:rsidP="00000000" w:rsidRDefault="00000000" w:rsidRPr="00000000" w14:paraId="00000139">
      <w:pPr>
        <w:contextualSpacing w:val="0"/>
        <w:rPr/>
      </w:pPr>
      <w:r w:rsidDel="00000000" w:rsidR="00000000" w:rsidRPr="00000000">
        <w:rPr>
          <w:rFonts w:ascii="Arial Unicode MS" w:cs="Arial Unicode MS" w:eastAsia="Arial Unicode MS" w:hAnsi="Arial Unicode MS"/>
          <w:rtl w:val="0"/>
        </w:rPr>
        <w:t xml:space="preserve">KyberNetwork 将与不同的各方合作，包括软件和硬件钱包，区块链资源管理器和链上智能合约，以此为用户提供引导。这些合作伙伴将得到 KNC，作为其向 KyberNetwork 引入每一笔交易的奖励。</w:t>
      </w:r>
    </w:p>
    <w:p w:rsidR="00000000" w:rsidDel="00000000" w:rsidP="00000000" w:rsidRDefault="00000000" w:rsidRPr="00000000" w14:paraId="0000013A">
      <w:pPr>
        <w:contextualSpacing w:val="0"/>
        <w:rPr/>
      </w:pPr>
      <w:r w:rsidDel="00000000" w:rsidR="00000000" w:rsidRPr="00000000">
        <w:rPr>
          <w:rtl w:val="0"/>
        </w:rPr>
      </w:r>
    </w:p>
    <w:p w:rsidR="00000000" w:rsidDel="00000000" w:rsidP="00000000" w:rsidRDefault="00000000" w:rsidRPr="00000000" w14:paraId="0000013B">
      <w:pPr>
        <w:contextualSpacing w:val="0"/>
        <w:rPr/>
      </w:pPr>
      <w:r w:rsidDel="00000000" w:rsidR="00000000" w:rsidRPr="00000000">
        <w:rPr>
          <w:rFonts w:ascii="Arial Unicode MS" w:cs="Arial Unicode MS" w:eastAsia="Arial Unicode MS" w:hAnsi="Arial Unicode MS"/>
          <w:rtl w:val="0"/>
        </w:rPr>
        <w:t xml:space="preserve">3）运营前，KyberNetwork 储备库需要预购并储存 KNC 代币。</w:t>
      </w:r>
    </w:p>
    <w:p w:rsidR="00000000" w:rsidDel="00000000" w:rsidP="00000000" w:rsidRDefault="00000000" w:rsidRPr="00000000" w14:paraId="0000013C">
      <w:pPr>
        <w:contextualSpacing w:val="0"/>
        <w:rPr/>
      </w:pPr>
      <w:r w:rsidDel="00000000" w:rsidR="00000000" w:rsidRPr="00000000">
        <w:rPr>
          <w:rtl w:val="0"/>
        </w:rPr>
      </w:r>
    </w:p>
    <w:p w:rsidR="00000000" w:rsidDel="00000000" w:rsidP="00000000" w:rsidRDefault="00000000" w:rsidRPr="00000000" w14:paraId="0000013D">
      <w:pPr>
        <w:pStyle w:val="Heading5"/>
        <w:contextualSpacing w:val="0"/>
        <w:rPr/>
      </w:pPr>
      <w:bookmarkStart w:colFirst="0" w:colLast="0" w:name="_v6skpmd3uh95" w:id="18"/>
      <w:bookmarkEnd w:id="18"/>
      <w:r w:rsidDel="00000000" w:rsidR="00000000" w:rsidRPr="00000000">
        <w:rPr>
          <w:rFonts w:ascii="Arial Unicode MS" w:cs="Arial Unicode MS" w:eastAsia="Arial Unicode MS" w:hAnsi="Arial Unicode MS"/>
          <w:rtl w:val="0"/>
        </w:rPr>
        <w:t xml:space="preserve">共识机制</w:t>
      </w:r>
    </w:p>
    <w:p w:rsidR="00000000" w:rsidDel="00000000" w:rsidP="00000000" w:rsidRDefault="00000000" w:rsidRPr="00000000" w14:paraId="0000013E">
      <w:pPr>
        <w:pStyle w:val="Heading2"/>
        <w:spacing w:after="0" w:before="0" w:lineRule="auto"/>
        <w:contextualSpacing w:val="0"/>
        <w:rPr>
          <w:sz w:val="22"/>
          <w:szCs w:val="22"/>
        </w:rPr>
      </w:pPr>
      <w:bookmarkStart w:colFirst="0" w:colLast="0" w:name="_elm617gnqqn0" w:id="19"/>
      <w:bookmarkEnd w:id="19"/>
      <w:r w:rsidDel="00000000" w:rsidR="00000000" w:rsidRPr="00000000">
        <w:rPr>
          <w:rtl w:val="0"/>
        </w:rPr>
      </w:r>
    </w:p>
    <w:p w:rsidR="00000000" w:rsidDel="00000000" w:rsidP="00000000" w:rsidRDefault="00000000" w:rsidRPr="00000000" w14:paraId="0000013F">
      <w:pPr>
        <w:contextualSpacing w:val="0"/>
        <w:rPr/>
      </w:pPr>
      <w:r w:rsidDel="00000000" w:rsidR="00000000" w:rsidRPr="00000000">
        <w:rPr>
          <w:rFonts w:ascii="Arial Unicode MS" w:cs="Arial Unicode MS" w:eastAsia="Arial Unicode MS" w:hAnsi="Arial Unicode MS"/>
          <w:rtl w:val="0"/>
        </w:rPr>
        <w:t xml:space="preserve">KyberNetwork 依靠以太坊的区块链架构，因此不存在一般意义上的共识机制。</w:t>
      </w:r>
      <w:r w:rsidDel="00000000" w:rsidR="00000000" w:rsidRPr="00000000">
        <w:rPr>
          <w:rtl w:val="0"/>
        </w:rPr>
      </w:r>
    </w:p>
    <w:p w:rsidR="00000000" w:rsidDel="00000000" w:rsidP="00000000" w:rsidRDefault="00000000" w:rsidRPr="00000000" w14:paraId="00000140">
      <w:pPr>
        <w:contextualSpacing w:val="0"/>
        <w:rPr/>
      </w:pPr>
      <w:r w:rsidDel="00000000" w:rsidR="00000000" w:rsidRPr="00000000">
        <w:rPr>
          <w:rtl w:val="0"/>
        </w:rPr>
      </w:r>
    </w:p>
    <w:p w:rsidR="00000000" w:rsidDel="00000000" w:rsidP="00000000" w:rsidRDefault="00000000" w:rsidRPr="00000000" w14:paraId="00000141">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42">
      <w:pPr>
        <w:contextualSpacing w:val="0"/>
        <w:rPr/>
      </w:pPr>
      <w:r w:rsidDel="00000000" w:rsidR="00000000" w:rsidRPr="00000000">
        <w:rPr>
          <w:rtl w:val="0"/>
        </w:rPr>
      </w:r>
    </w:p>
    <w:p w:rsidR="00000000" w:rsidDel="00000000" w:rsidP="00000000" w:rsidRDefault="00000000" w:rsidRPr="00000000" w14:paraId="00000143">
      <w:pPr>
        <w:contextualSpacing w:val="0"/>
        <w:rPr/>
      </w:pPr>
      <w:r w:rsidDel="00000000" w:rsidR="00000000" w:rsidRPr="00000000">
        <w:rPr>
          <w:rFonts w:ascii="Arial Unicode MS" w:cs="Arial Unicode MS" w:eastAsia="Arial Unicode MS" w:hAnsi="Arial Unicode MS"/>
          <w:rtl w:val="0"/>
        </w:rPr>
        <w:t xml:space="preserve">经过标准共识向官方求证，创始人及顾问的 15% 的代币分配将被锁定一年，此后的一年内每月释放。但公司的代币与创始人及顾问的代币都存放在由 </w:t>
      </w:r>
      <w:r w:rsidDel="00000000" w:rsidR="00000000" w:rsidRPr="00000000">
        <w:rPr>
          <w:rtl w:val="0"/>
        </w:rPr>
        <w:t xml:space="preserve">KyberNetwork</w:t>
      </w:r>
      <w:r w:rsidDel="00000000" w:rsidR="00000000" w:rsidRPr="00000000">
        <w:rPr>
          <w:rFonts w:ascii="Arial Unicode MS" w:cs="Arial Unicode MS" w:eastAsia="Arial Unicode MS" w:hAnsi="Arial Unicode MS"/>
          <w:rtl w:val="0"/>
        </w:rPr>
        <w:t xml:space="preserve"> 团队掌握的地址内，由于该地址目前有频繁的代币释放活动，故无法对锁仓情况有一个很好的判断。</w:t>
      </w:r>
    </w:p>
    <w:p w:rsidR="00000000" w:rsidDel="00000000" w:rsidP="00000000" w:rsidRDefault="00000000" w:rsidRPr="00000000" w14:paraId="00000144">
      <w:pPr>
        <w:contextualSpacing w:val="0"/>
        <w:rPr/>
      </w:pPr>
      <w:r w:rsidDel="00000000" w:rsidR="00000000" w:rsidRPr="00000000">
        <w:rPr>
          <w:rtl w:val="0"/>
        </w:rPr>
      </w:r>
    </w:p>
    <w:p w:rsidR="00000000" w:rsidDel="00000000" w:rsidP="00000000" w:rsidRDefault="00000000" w:rsidRPr="00000000" w14:paraId="00000145">
      <w:pPr>
        <w:contextualSpacing w:val="0"/>
        <w:rPr/>
      </w:pPr>
      <w:r w:rsidDel="00000000" w:rsidR="00000000" w:rsidRPr="00000000">
        <w:rPr>
          <w:rtl w:val="0"/>
        </w:rPr>
        <w:t xml:space="preserve">KyberNetwork </w:t>
      </w:r>
      <w:r w:rsidDel="00000000" w:rsidR="00000000" w:rsidRPr="00000000">
        <w:rPr>
          <w:rFonts w:ascii="Arial Unicode MS" w:cs="Arial Unicode MS" w:eastAsia="Arial Unicode MS" w:hAnsi="Arial Unicode MS"/>
          <w:rtl w:val="0"/>
        </w:rPr>
        <w:t xml:space="preserve">的 Token 经济模型决定了在平台交易量不断提高的时候，KNC 代币的数量会因为销毁而逐渐减少。因为 KNC 是支付手续费的唯一方式，单个 KNC 的价格可能会被推高，投资者可以从 KNC 价格上涨中获益，但是，由于平台交易不断产生手续费，将导致 KNC 源源不断地被销毁。虽然，官方表示费用是以“流通中的代币”的百分比来计算的， KNC 的总量永远不会完全耗尽，但是存量规模持续缩减可能会引发代币的通缩效应。</w:t>
      </w:r>
    </w:p>
    <w:p w:rsidR="00000000" w:rsidDel="00000000" w:rsidP="00000000" w:rsidRDefault="00000000" w:rsidRPr="00000000" w14:paraId="00000146">
      <w:pPr>
        <w:contextualSpacing w:val="0"/>
        <w:rPr/>
      </w:pPr>
      <w:r w:rsidDel="00000000" w:rsidR="00000000" w:rsidRPr="00000000">
        <w:rPr>
          <w:rtl w:val="0"/>
        </w:rPr>
      </w:r>
    </w:p>
    <w:p w:rsidR="00000000" w:rsidDel="00000000" w:rsidP="00000000" w:rsidRDefault="00000000" w:rsidRPr="00000000" w14:paraId="00000147">
      <w:pPr>
        <w:contextualSpacing w:val="0"/>
        <w:rPr/>
      </w:pPr>
      <w:r w:rsidDel="00000000" w:rsidR="00000000" w:rsidRPr="00000000">
        <w:rPr>
          <w:rFonts w:ascii="Arial Unicode MS" w:cs="Arial Unicode MS" w:eastAsia="Arial Unicode MS" w:hAnsi="Arial Unicode MS"/>
          <w:rtl w:val="0"/>
        </w:rPr>
        <w:t xml:space="preserve">整体来说，KyberNetwork 的商业模式解决了流动性和交易的市场需求，也有完整的盈利机制，但对如何保持代币高流动性问题阐述不够，且 KNC 的作用较为单一。</w:t>
      </w:r>
      <w:r w:rsidDel="00000000" w:rsidR="00000000" w:rsidRPr="00000000">
        <w:rPr>
          <w:rtl w:val="0"/>
        </w:rPr>
      </w:r>
    </w:p>
    <w:p w:rsidR="00000000" w:rsidDel="00000000" w:rsidP="00000000" w:rsidRDefault="00000000" w:rsidRPr="00000000" w14:paraId="00000148">
      <w:pPr>
        <w:contextualSpacing w:val="0"/>
        <w:rPr/>
      </w:pPr>
      <w:r w:rsidDel="00000000" w:rsidR="00000000" w:rsidRPr="00000000">
        <w:rPr>
          <w:rtl w:val="0"/>
        </w:rPr>
      </w:r>
    </w:p>
    <w:p w:rsidR="00000000" w:rsidDel="00000000" w:rsidP="00000000" w:rsidRDefault="00000000" w:rsidRPr="00000000" w14:paraId="00000149">
      <w:pPr>
        <w:pStyle w:val="Heading3"/>
        <w:spacing w:before="280" w:line="360" w:lineRule="auto"/>
        <w:contextualSpacing w:val="0"/>
        <w:rPr>
          <w:b w:val="1"/>
          <w:color w:val="579a78"/>
          <w:sz w:val="36"/>
          <w:szCs w:val="36"/>
        </w:rPr>
      </w:pPr>
      <w:bookmarkStart w:colFirst="0" w:colLast="0" w:name="_aa01yp6vs5cj" w:id="20"/>
      <w:bookmarkEnd w:id="20"/>
      <w:r w:rsidDel="00000000" w:rsidR="00000000" w:rsidRPr="00000000">
        <w:rPr>
          <w:rFonts w:ascii="Arial Unicode MS" w:cs="Arial Unicode MS" w:eastAsia="Arial Unicode MS" w:hAnsi="Arial Unicode MS"/>
          <w:b w:val="1"/>
          <w:color w:val="579a78"/>
          <w:sz w:val="36"/>
          <w:szCs w:val="36"/>
          <w:rtl w:val="0"/>
        </w:rPr>
        <w:t xml:space="preserve">社群基础</w:t>
      </w:r>
    </w:p>
    <w:p w:rsidR="00000000" w:rsidDel="00000000" w:rsidP="00000000" w:rsidRDefault="00000000" w:rsidRPr="00000000" w14:paraId="0000014A">
      <w:pPr>
        <w:pStyle w:val="Heading5"/>
        <w:contextualSpacing w:val="0"/>
        <w:rPr>
          <w:rFonts w:ascii="Microsoft Yahei" w:cs="Microsoft Yahei" w:eastAsia="Microsoft Yahei" w:hAnsi="Microsoft Yahei"/>
          <w:color w:val="579a78"/>
          <w:sz w:val="30"/>
          <w:szCs w:val="30"/>
        </w:rPr>
      </w:pPr>
      <w:bookmarkStart w:colFirst="0" w:colLast="0" w:name="_sjoy852sd4c1" w:id="21"/>
      <w:bookmarkEnd w:id="21"/>
      <w:r w:rsidDel="00000000" w:rsidR="00000000" w:rsidRPr="00000000">
        <w:rPr>
          <w:rFonts w:ascii="Microsoft Yahei" w:cs="Microsoft Yahei" w:eastAsia="Microsoft Yahei" w:hAnsi="Microsoft Yahei"/>
          <w:color w:val="579a78"/>
          <w:sz w:val="30"/>
          <w:szCs w:val="30"/>
          <w:rtl w:val="0"/>
        </w:rPr>
        <w:t xml:space="preserve">用户社区</w:t>
      </w:r>
    </w:p>
    <w:p w:rsidR="00000000" w:rsidDel="00000000" w:rsidP="00000000" w:rsidRDefault="00000000" w:rsidRPr="00000000" w14:paraId="0000014B">
      <w:pPr>
        <w:contextualSpacing w:val="0"/>
        <w:rPr/>
      </w:pPr>
      <w:r w:rsidDel="00000000" w:rsidR="00000000" w:rsidRPr="00000000">
        <w:rPr>
          <w:rtl w:val="0"/>
        </w:rPr>
      </w:r>
    </w:p>
    <w:p w:rsidR="00000000" w:rsidDel="00000000" w:rsidP="00000000" w:rsidRDefault="00000000" w:rsidRPr="00000000" w14:paraId="0000014C">
      <w:pPr>
        <w:contextualSpacing w:val="0"/>
        <w:rPr/>
      </w:pPr>
      <w:r w:rsidDel="00000000" w:rsidR="00000000" w:rsidRPr="00000000">
        <w:rPr>
          <w:rFonts w:ascii="Arial Unicode MS" w:cs="Arial Unicode MS" w:eastAsia="Arial Unicode MS" w:hAnsi="Arial Unicode MS"/>
          <w:rtl w:val="0"/>
        </w:rPr>
        <w:t xml:space="preserve">KyberNetwork 社区用户成员数量较多，Reddit 社区活跃度较高，电报群中成员沟通较为频繁，但内容质量不高，整体来看官方社群运营较为积极。</w:t>
      </w:r>
    </w:p>
    <w:p w:rsidR="00000000" w:rsidDel="00000000" w:rsidP="00000000" w:rsidRDefault="00000000" w:rsidRPr="00000000" w14:paraId="0000014D">
      <w:pPr>
        <w:contextualSpacing w:val="0"/>
        <w:rPr/>
      </w:pPr>
      <w:r w:rsidDel="00000000" w:rsidR="00000000" w:rsidRPr="00000000">
        <w:rPr>
          <w:rtl w:val="0"/>
        </w:rPr>
      </w:r>
    </w:p>
    <w:p w:rsidR="00000000" w:rsidDel="00000000" w:rsidP="00000000" w:rsidRDefault="00000000" w:rsidRPr="00000000" w14:paraId="0000014E">
      <w:pPr>
        <w:contextualSpacing w:val="0"/>
        <w:rPr/>
      </w:pPr>
      <w:r w:rsidDel="00000000" w:rsidR="00000000" w:rsidRPr="00000000">
        <w:rPr>
          <w:rtl w:val="0"/>
        </w:rPr>
      </w:r>
    </w:p>
    <w:p w:rsidR="00000000" w:rsidDel="00000000" w:rsidP="00000000" w:rsidRDefault="00000000" w:rsidRPr="00000000" w14:paraId="0000014F">
      <w:pPr>
        <w:contextualSpacing w:val="0"/>
        <w:rPr/>
      </w:pPr>
      <w:r w:rsidDel="00000000" w:rsidR="00000000" w:rsidRPr="00000000">
        <w:rPr>
          <w:rtl w:val="0"/>
        </w:rPr>
      </w:r>
    </w:p>
    <w:p w:rsidR="00000000" w:rsidDel="00000000" w:rsidP="00000000" w:rsidRDefault="00000000" w:rsidRPr="00000000" w14:paraId="00000150">
      <w:pPr>
        <w:contextualSpacing w:val="0"/>
        <w:rPr/>
      </w:pPr>
      <w:r w:rsidDel="00000000" w:rsidR="00000000" w:rsidRPr="00000000">
        <w:rPr>
          <w:rtl w:val="0"/>
        </w:rPr>
      </w:r>
    </w:p>
    <w:p w:rsidR="00000000" w:rsidDel="00000000" w:rsidP="00000000" w:rsidRDefault="00000000" w:rsidRPr="00000000" w14:paraId="00000151">
      <w:pPr>
        <w:contextualSpacing w:val="0"/>
        <w:rPr/>
      </w:pPr>
      <w:r w:rsidDel="00000000" w:rsidR="00000000" w:rsidRPr="00000000">
        <w:rPr>
          <w:rtl w:val="0"/>
        </w:rPr>
      </w:r>
    </w:p>
    <w:p w:rsidR="00000000" w:rsidDel="00000000" w:rsidP="00000000" w:rsidRDefault="00000000" w:rsidRPr="00000000" w14:paraId="00000152">
      <w:pPr>
        <w:contextualSpacing w:val="0"/>
        <w:rPr/>
      </w:pPr>
      <w:r w:rsidDel="00000000" w:rsidR="00000000" w:rsidRPr="00000000">
        <w:rPr>
          <w:rtl w:val="0"/>
        </w:rPr>
      </w:r>
    </w:p>
    <w:p w:rsidR="00000000" w:rsidDel="00000000" w:rsidP="00000000" w:rsidRDefault="00000000" w:rsidRPr="00000000" w14:paraId="00000153">
      <w:pPr>
        <w:contextualSpacing w:val="0"/>
        <w:rPr/>
      </w:pPr>
      <w:r w:rsidDel="00000000" w:rsidR="00000000" w:rsidRPr="00000000">
        <w:rPr>
          <w:rtl w:val="0"/>
        </w:rPr>
      </w:r>
    </w:p>
    <w:p w:rsidR="00000000" w:rsidDel="00000000" w:rsidP="00000000" w:rsidRDefault="00000000" w:rsidRPr="00000000" w14:paraId="00000154">
      <w:pPr>
        <w:contextualSpacing w:val="0"/>
        <w:rPr/>
      </w:pPr>
      <w:r w:rsidDel="00000000" w:rsidR="00000000" w:rsidRPr="00000000">
        <w:rPr>
          <w:rtl w:val="0"/>
        </w:rPr>
      </w:r>
    </w:p>
    <w:p w:rsidR="00000000" w:rsidDel="00000000" w:rsidP="00000000" w:rsidRDefault="00000000" w:rsidRPr="00000000" w14:paraId="00000155">
      <w:pPr>
        <w:contextualSpacing w:val="0"/>
        <w:rPr>
          <w:b w:val="1"/>
        </w:rPr>
      </w:pPr>
      <w:r w:rsidDel="00000000" w:rsidR="00000000" w:rsidRPr="00000000">
        <w:rPr>
          <w:rtl w:val="0"/>
        </w:rPr>
      </w:r>
    </w:p>
    <w:tbl>
      <w:tblPr>
        <w:tblStyle w:val="Table3"/>
        <w:tblW w:w="8625.0" w:type="dxa"/>
        <w:jc w:val="center"/>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515"/>
        <w:gridCol w:w="5040"/>
        <w:gridCol w:w="2070"/>
        <w:tblGridChange w:id="0">
          <w:tblGrid>
            <w:gridCol w:w="1515"/>
            <w:gridCol w:w="5040"/>
            <w:gridCol w:w="2070"/>
          </w:tblGrid>
        </w:tblGridChange>
      </w:tblGrid>
      <w:tr>
        <w:trPr>
          <w:trHeight w:val="540" w:hRule="atLeast"/>
        </w:trPr>
        <w:tc>
          <w:tcPr>
            <w:tcBorders>
              <w:top w:color="000000" w:space="0" w:sz="8" w:val="single"/>
              <w:left w:color="000000" w:space="0" w:sz="8" w:val="single"/>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56">
            <w:pPr>
              <w:contextualSpacing w:val="0"/>
              <w:jc w:val="center"/>
              <w:rPr>
                <w:b w:val="1"/>
              </w:rPr>
            </w:pPr>
            <w:r w:rsidDel="00000000" w:rsidR="00000000" w:rsidRPr="00000000">
              <w:rPr>
                <w:rFonts w:ascii="Arial Unicode MS" w:cs="Arial Unicode MS" w:eastAsia="Arial Unicode MS" w:hAnsi="Arial Unicode MS"/>
                <w:b w:val="1"/>
                <w:rtl w:val="0"/>
              </w:rPr>
              <w:t xml:space="preserve">分类</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57">
            <w:pPr>
              <w:contextualSpacing w:val="0"/>
              <w:jc w:val="center"/>
              <w:rPr>
                <w:b w:val="1"/>
              </w:rPr>
            </w:pPr>
            <w:r w:rsidDel="00000000" w:rsidR="00000000" w:rsidRPr="00000000">
              <w:rPr>
                <w:rFonts w:ascii="Arial Unicode MS" w:cs="Arial Unicode MS" w:eastAsia="Arial Unicode MS" w:hAnsi="Arial Unicode MS"/>
                <w:b w:val="1"/>
                <w:rtl w:val="0"/>
              </w:rPr>
              <w:t xml:space="preserve">地址</w:t>
            </w:r>
          </w:p>
        </w:tc>
        <w:tc>
          <w:tcPr>
            <w:tcBorders>
              <w:top w:color="000000" w:space="0" w:sz="8" w:val="single"/>
              <w:left w:color="000000" w:space="0" w:sz="0" w:val="nil"/>
              <w:bottom w:color="000000" w:space="0" w:sz="8" w:val="single"/>
              <w:right w:color="000000"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158">
            <w:pPr>
              <w:contextualSpacing w:val="0"/>
              <w:jc w:val="center"/>
              <w:rPr>
                <w:b w:val="1"/>
              </w:rPr>
            </w:pPr>
            <w:r w:rsidDel="00000000" w:rsidR="00000000" w:rsidRPr="00000000">
              <w:rPr>
                <w:rFonts w:ascii="Arial Unicode MS" w:cs="Arial Unicode MS" w:eastAsia="Arial Unicode MS" w:hAnsi="Arial Unicode MS"/>
                <w:b w:val="1"/>
                <w:rtl w:val="0"/>
              </w:rPr>
              <w:t xml:space="preserve">表现</w:t>
            </w:r>
          </w:p>
        </w:tc>
      </w:tr>
      <w:tr>
        <w:trPr>
          <w:trHeight w:val="540" w:hRule="atLeast"/>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9">
            <w:pPr>
              <w:contextualSpacing w:val="0"/>
              <w:jc w:val="center"/>
              <w:rPr/>
            </w:pPr>
            <w:r w:rsidDel="00000000" w:rsidR="00000000" w:rsidRPr="00000000">
              <w:rPr>
                <w:rtl w:val="0"/>
              </w:rPr>
              <w:t xml:space="preserve">Facebook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A">
            <w:pPr>
              <w:ind w:left="720" w:hanging="360"/>
              <w:contextualSpacing w:val="0"/>
              <w:jc w:val="center"/>
              <w:rPr/>
            </w:pPr>
            <w:r w:rsidDel="00000000" w:rsidR="00000000" w:rsidRPr="00000000">
              <w:rPr>
                <w:rtl w:val="0"/>
              </w:rPr>
              <w:t xml:space="preserve">https://www.facebook.com/kybernetwork</w:t>
            </w:r>
          </w:p>
        </w:tc>
        <w:tc>
          <w:tcPr>
            <w:tcBorders>
              <w:top w:color="000000" w:space="0" w:sz="8" w:val="single"/>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B">
            <w:pPr>
              <w:contextualSpacing w:val="0"/>
              <w:jc w:val="center"/>
              <w:rPr/>
            </w:pPr>
            <w:r w:rsidDel="00000000" w:rsidR="00000000" w:rsidRPr="00000000">
              <w:rPr>
                <w:rFonts w:ascii="Arial Unicode MS" w:cs="Arial Unicode MS" w:eastAsia="Arial Unicode MS" w:hAnsi="Arial Unicode MS"/>
                <w:rtl w:val="0"/>
              </w:rPr>
              <w:t xml:space="preserve">关注者：7,046</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C">
            <w:pPr>
              <w:contextualSpacing w:val="0"/>
              <w:jc w:val="center"/>
              <w:rPr/>
            </w:pPr>
            <w:r w:rsidDel="00000000" w:rsidR="00000000" w:rsidRPr="00000000">
              <w:rPr>
                <w:rtl w:val="0"/>
              </w:rPr>
              <w:t xml:space="preserve">Twitter</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D">
            <w:pPr>
              <w:ind w:left="720" w:hanging="360"/>
              <w:contextualSpacing w:val="0"/>
              <w:jc w:val="center"/>
              <w:rPr/>
            </w:pPr>
            <w:r w:rsidDel="00000000" w:rsidR="00000000" w:rsidRPr="00000000">
              <w:rPr>
                <w:rtl w:val="0"/>
              </w:rPr>
              <w:t xml:space="preserve">https://twitter.com/kybernetwork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E">
            <w:pPr>
              <w:contextualSpacing w:val="0"/>
              <w:jc w:val="center"/>
              <w:rPr/>
            </w:pPr>
            <w:r w:rsidDel="00000000" w:rsidR="00000000" w:rsidRPr="00000000">
              <w:rPr>
                <w:rFonts w:ascii="Arial Unicode MS" w:cs="Arial Unicode MS" w:eastAsia="Arial Unicode MS" w:hAnsi="Arial Unicode MS"/>
                <w:rtl w:val="0"/>
              </w:rPr>
              <w:t xml:space="preserve">关注者：88,172</w:t>
            </w:r>
          </w:p>
        </w:tc>
      </w:tr>
      <w:tr>
        <w:trPr>
          <w:trHeight w:val="70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5F">
            <w:pPr>
              <w:contextualSpacing w:val="0"/>
              <w:jc w:val="center"/>
              <w:rPr/>
            </w:pPr>
            <w:r w:rsidDel="00000000" w:rsidR="00000000" w:rsidRPr="00000000">
              <w:rPr>
                <w:rtl w:val="0"/>
              </w:rPr>
              <w:t xml:space="preserve">Reddit</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0">
            <w:pPr>
              <w:contextualSpacing w:val="0"/>
              <w:jc w:val="center"/>
              <w:rPr/>
            </w:pPr>
            <w:r w:rsidDel="00000000" w:rsidR="00000000" w:rsidRPr="00000000">
              <w:rPr>
                <w:rtl w:val="0"/>
              </w:rPr>
              <w:t xml:space="preserve">https://www.reddit.com/r/kybernetwork/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1">
            <w:pPr>
              <w:contextualSpacing w:val="0"/>
              <w:jc w:val="center"/>
              <w:rPr/>
            </w:pPr>
            <w:r w:rsidDel="00000000" w:rsidR="00000000" w:rsidRPr="00000000">
              <w:rPr>
                <w:rFonts w:ascii="Arial Unicode MS" w:cs="Arial Unicode MS" w:eastAsia="Arial Unicode MS" w:hAnsi="Arial Unicode MS"/>
                <w:rtl w:val="0"/>
              </w:rPr>
              <w:t xml:space="preserve">订阅者：6,497</w:t>
            </w:r>
          </w:p>
        </w:tc>
      </w:tr>
      <w:tr>
        <w:trPr>
          <w:trHeight w:val="68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2">
            <w:pPr>
              <w:contextualSpacing w:val="0"/>
              <w:jc w:val="center"/>
              <w:rPr/>
            </w:pPr>
            <w:r w:rsidDel="00000000" w:rsidR="00000000" w:rsidRPr="00000000">
              <w:rPr>
                <w:rtl w:val="0"/>
              </w:rPr>
              <w:t xml:space="preserve">Telegram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3">
            <w:pPr>
              <w:contextualSpacing w:val="0"/>
              <w:jc w:val="center"/>
              <w:rPr/>
            </w:pPr>
            <w:r w:rsidDel="00000000" w:rsidR="00000000" w:rsidRPr="00000000">
              <w:rPr>
                <w:rtl w:val="0"/>
              </w:rPr>
              <w:t xml:space="preserve">https://t.me/kybernetwork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4">
            <w:pPr>
              <w:contextualSpacing w:val="0"/>
              <w:jc w:val="center"/>
              <w:rPr/>
            </w:pPr>
            <w:r w:rsidDel="00000000" w:rsidR="00000000" w:rsidRPr="00000000">
              <w:rPr>
                <w:rFonts w:ascii="Arial Unicode MS" w:cs="Arial Unicode MS" w:eastAsia="Arial Unicode MS" w:hAnsi="Arial Unicode MS"/>
                <w:rtl w:val="0"/>
              </w:rPr>
              <w:t xml:space="preserve">成员：11,801</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5">
            <w:pPr>
              <w:contextualSpacing w:val="0"/>
              <w:jc w:val="center"/>
              <w:rPr/>
            </w:pPr>
            <w:r w:rsidDel="00000000" w:rsidR="00000000" w:rsidRPr="00000000">
              <w:rPr>
                <w:rtl w:val="0"/>
              </w:rPr>
              <w:t xml:space="preserve">Youtube</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6">
            <w:pPr>
              <w:contextualSpacing w:val="0"/>
              <w:jc w:val="center"/>
              <w:rPr/>
            </w:pPr>
            <w:r w:rsidDel="00000000" w:rsidR="00000000" w:rsidRPr="00000000">
              <w:rPr>
                <w:rtl w:val="0"/>
              </w:rPr>
              <w:t xml:space="preserve">https://www.youtube.com/channel/UCQ-8mEqsKM3x9dTT6rrqgJw</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7">
            <w:pPr>
              <w:contextualSpacing w:val="0"/>
              <w:jc w:val="center"/>
              <w:rPr/>
            </w:pPr>
            <w:r w:rsidDel="00000000" w:rsidR="00000000" w:rsidRPr="00000000">
              <w:rPr>
                <w:rFonts w:ascii="Arial Unicode MS" w:cs="Arial Unicode MS" w:eastAsia="Arial Unicode MS" w:hAnsi="Arial Unicode MS"/>
                <w:rtl w:val="0"/>
              </w:rPr>
              <w:t xml:space="preserve">订阅者：795</w:t>
            </w:r>
          </w:p>
        </w:tc>
      </w:tr>
      <w:tr>
        <w:trPr>
          <w:trHeight w:val="540" w:hRule="atLeast"/>
        </w:trP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8">
            <w:pPr>
              <w:contextualSpacing w:val="0"/>
              <w:jc w:val="center"/>
              <w:rPr/>
            </w:pPr>
            <w:r w:rsidDel="00000000" w:rsidR="00000000" w:rsidRPr="00000000">
              <w:rPr>
                <w:rtl w:val="0"/>
              </w:rPr>
              <w:t xml:space="preserve">Medium</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9">
            <w:pPr>
              <w:contextualSpacing w:val="0"/>
              <w:jc w:val="center"/>
              <w:rPr/>
            </w:pPr>
            <w:r w:rsidDel="00000000" w:rsidR="00000000" w:rsidRPr="00000000">
              <w:rPr>
                <w:rtl w:val="0"/>
              </w:rPr>
              <w:t xml:space="preserve">https://blog.kyber.network/</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center"/>
          </w:tcPr>
          <w:p w:rsidR="00000000" w:rsidDel="00000000" w:rsidP="00000000" w:rsidRDefault="00000000" w:rsidRPr="00000000" w14:paraId="0000016A">
            <w:pPr>
              <w:contextualSpacing w:val="0"/>
              <w:jc w:val="center"/>
              <w:rPr/>
            </w:pPr>
            <w:r w:rsidDel="00000000" w:rsidR="00000000" w:rsidRPr="00000000">
              <w:rPr>
                <w:rFonts w:ascii="Arial Unicode MS" w:cs="Arial Unicode MS" w:eastAsia="Arial Unicode MS" w:hAnsi="Arial Unicode MS"/>
                <w:rtl w:val="0"/>
              </w:rPr>
              <w:t xml:space="preserve">关注：4,878</w:t>
            </w:r>
          </w:p>
        </w:tc>
      </w:tr>
    </w:tbl>
    <w:p w:rsidR="00000000" w:rsidDel="00000000" w:rsidP="00000000" w:rsidRDefault="00000000" w:rsidRPr="00000000" w14:paraId="0000016B">
      <w:pPr>
        <w:ind w:left="1440" w:firstLine="0"/>
        <w:contextualSpacing w:val="0"/>
        <w:rPr/>
      </w:pPr>
      <w:r w:rsidDel="00000000" w:rsidR="00000000" w:rsidRPr="00000000">
        <w:rPr>
          <w:rtl w:val="0"/>
        </w:rPr>
      </w:r>
    </w:p>
    <w:p w:rsidR="00000000" w:rsidDel="00000000" w:rsidP="00000000" w:rsidRDefault="00000000" w:rsidRPr="00000000" w14:paraId="0000016C">
      <w:pPr>
        <w:pStyle w:val="Heading5"/>
        <w:contextualSpacing w:val="0"/>
        <w:rPr>
          <w:rFonts w:ascii="Microsoft Yahei" w:cs="Microsoft Yahei" w:eastAsia="Microsoft Yahei" w:hAnsi="Microsoft Yahei"/>
          <w:color w:val="579a78"/>
          <w:sz w:val="30"/>
          <w:szCs w:val="30"/>
        </w:rPr>
      </w:pPr>
      <w:bookmarkStart w:colFirst="0" w:colLast="0" w:name="_5c1qc0w30cev" w:id="22"/>
      <w:bookmarkEnd w:id="22"/>
      <w:r w:rsidDel="00000000" w:rsidR="00000000" w:rsidRPr="00000000">
        <w:rPr>
          <w:rFonts w:ascii="Microsoft Yahei" w:cs="Microsoft Yahei" w:eastAsia="Microsoft Yahei" w:hAnsi="Microsoft Yahei"/>
          <w:color w:val="579a78"/>
          <w:sz w:val="30"/>
          <w:szCs w:val="30"/>
          <w:rtl w:val="0"/>
        </w:rPr>
        <w:t xml:space="preserve">Google 趋势</w:t>
      </w:r>
    </w:p>
    <w:p w:rsidR="00000000" w:rsidDel="00000000" w:rsidP="00000000" w:rsidRDefault="00000000" w:rsidRPr="00000000" w14:paraId="0000016D">
      <w:pPr>
        <w:contextualSpacing w:val="0"/>
        <w:rPr/>
      </w:pPr>
      <w:r w:rsidDel="00000000" w:rsidR="00000000" w:rsidRPr="00000000">
        <w:rPr>
          <w:rtl w:val="0"/>
        </w:rPr>
      </w:r>
    </w:p>
    <w:p w:rsidR="00000000" w:rsidDel="00000000" w:rsidP="00000000" w:rsidRDefault="00000000" w:rsidRPr="00000000" w14:paraId="0000016E">
      <w:pPr>
        <w:spacing w:line="360" w:lineRule="auto"/>
        <w:contextualSpacing w:val="0"/>
        <w:rPr/>
      </w:pPr>
      <w:r w:rsidDel="00000000" w:rsidR="00000000" w:rsidRPr="00000000">
        <w:rPr>
          <w:rFonts w:ascii="Arial Unicode MS" w:cs="Arial Unicode MS" w:eastAsia="Arial Unicode MS" w:hAnsi="Arial Unicode MS"/>
          <w:rtl w:val="0"/>
        </w:rPr>
        <w:t xml:space="preserve">根据 Google 趋势，目前搜索「Kyber」的热度较高的地区为</w:t>
      </w:r>
      <w:r w:rsidDel="00000000" w:rsidR="00000000" w:rsidRPr="00000000">
        <w:rPr>
          <w:rFonts w:ascii="Arial Unicode MS" w:cs="Arial Unicode MS" w:eastAsia="Arial Unicode MS" w:hAnsi="Arial Unicode MS"/>
          <w:rtl w:val="0"/>
        </w:rPr>
        <w:t xml:space="preserve">中国</w:t>
      </w:r>
      <w:r w:rsidDel="00000000" w:rsidR="00000000" w:rsidRPr="00000000">
        <w:rPr>
          <w:rFonts w:ascii="Arial Unicode MS" w:cs="Arial Unicode MS" w:eastAsia="Arial Unicode MS" w:hAnsi="Arial Unicode MS"/>
          <w:rtl w:val="0"/>
        </w:rPr>
        <w:t xml:space="preserve">，其他地区依次为韩国</w:t>
      </w:r>
      <w:r w:rsidDel="00000000" w:rsidR="00000000" w:rsidRPr="00000000">
        <w:rPr>
          <w:rFonts w:ascii="Arial Unicode MS" w:cs="Arial Unicode MS" w:eastAsia="Arial Unicode MS" w:hAnsi="Arial Unicode MS"/>
          <w:rtl w:val="0"/>
        </w:rPr>
        <w:t xml:space="preserve">、新加坡、越南、台湾</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16F">
      <w:pPr>
        <w:spacing w:line="360" w:lineRule="auto"/>
        <w:contextualSpacing w:val="0"/>
        <w:rPr/>
      </w:pPr>
      <w:r w:rsidDel="00000000" w:rsidR="00000000" w:rsidRPr="00000000">
        <w:rPr>
          <w:rtl w:val="0"/>
        </w:rPr>
      </w:r>
    </w:p>
    <w:p w:rsidR="00000000" w:rsidDel="00000000" w:rsidP="00000000" w:rsidRDefault="00000000" w:rsidRPr="00000000" w14:paraId="00000170">
      <w:pPr>
        <w:spacing w:line="360" w:lineRule="auto"/>
        <w:contextualSpacing w:val="0"/>
        <w:rPr/>
      </w:pPr>
      <w:r w:rsidDel="00000000" w:rsidR="00000000" w:rsidRPr="00000000">
        <w:rPr>
          <w:rFonts w:ascii="Arial Unicode MS" w:cs="Arial Unicode MS" w:eastAsia="Arial Unicode MS" w:hAnsi="Arial Unicode MS"/>
          <w:rtl w:val="0"/>
        </w:rPr>
        <w:t xml:space="preserve">下图为 Google 趋势截图：</w:t>
      </w:r>
    </w:p>
    <w:p w:rsidR="00000000" w:rsidDel="00000000" w:rsidP="00000000" w:rsidRDefault="00000000" w:rsidRPr="00000000" w14:paraId="00000171">
      <w:pPr>
        <w:spacing w:line="360" w:lineRule="auto"/>
        <w:contextualSpacing w:val="0"/>
        <w:rPr/>
      </w:pPr>
      <w:r w:rsidDel="00000000" w:rsidR="00000000" w:rsidRPr="00000000">
        <w:rPr/>
        <w:drawing>
          <wp:inline distB="114300" distT="114300" distL="114300" distR="114300">
            <wp:extent cx="5734050" cy="4927600"/>
            <wp:effectExtent b="0" l="0" r="0" t="0"/>
            <wp:docPr id="1" name="image5.png"/>
            <a:graphic>
              <a:graphicData uri="http://schemas.openxmlformats.org/drawingml/2006/picture">
                <pic:pic>
                  <pic:nvPicPr>
                    <pic:cNvPr id="0" name="image5.png"/>
                    <pic:cNvPicPr preferRelativeResize="0"/>
                  </pic:nvPicPr>
                  <pic:blipFill>
                    <a:blip r:embed="rId33"/>
                    <a:srcRect b="724" l="0" r="0" t="724"/>
                    <a:stretch>
                      <a:fillRect/>
                    </a:stretch>
                  </pic:blipFill>
                  <pic:spPr>
                    <a:xfrm>
                      <a:off x="0" y="0"/>
                      <a:ext cx="5734050" cy="4927600"/>
                    </a:xfrm>
                    <a:prstGeom prst="rect"/>
                    <a:ln/>
                  </pic:spPr>
                </pic:pic>
              </a:graphicData>
            </a:graphic>
          </wp:inline>
        </w:drawing>
      </w:r>
      <w:r w:rsidDel="00000000" w:rsidR="00000000" w:rsidRPr="00000000">
        <w:rPr/>
        <w:drawing>
          <wp:inline distB="114300" distT="114300" distL="114300" distR="114300">
            <wp:extent cx="5734050" cy="2044700"/>
            <wp:effectExtent b="0" l="0" r="0" t="0"/>
            <wp:docPr id="15" name="image47.png"/>
            <a:graphic>
              <a:graphicData uri="http://schemas.openxmlformats.org/drawingml/2006/picture">
                <pic:pic>
                  <pic:nvPicPr>
                    <pic:cNvPr id="0" name="image47.png"/>
                    <pic:cNvPicPr preferRelativeResize="0"/>
                  </pic:nvPicPr>
                  <pic:blipFill>
                    <a:blip r:embed="rId34"/>
                    <a:srcRect b="0" l="756" r="756" t="0"/>
                    <a:stretch>
                      <a:fillRect/>
                    </a:stretch>
                  </pic:blipFill>
                  <pic:spPr>
                    <a:xfrm>
                      <a:off x="0" y="0"/>
                      <a:ext cx="5734050" cy="2044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contextualSpacing w:val="0"/>
        <w:rPr>
          <w:color w:val="579a78"/>
        </w:rPr>
      </w:pPr>
      <w:r w:rsidDel="00000000" w:rsidR="00000000" w:rsidRPr="00000000">
        <w:rPr>
          <w:rtl w:val="0"/>
        </w:rPr>
      </w:r>
    </w:p>
    <w:p w:rsidR="00000000" w:rsidDel="00000000" w:rsidP="00000000" w:rsidRDefault="00000000" w:rsidRPr="00000000" w14:paraId="00000173">
      <w:pPr>
        <w:pStyle w:val="Heading5"/>
        <w:contextualSpacing w:val="0"/>
        <w:rPr>
          <w:rFonts w:ascii="Microsoft Yahei" w:cs="Microsoft Yahei" w:eastAsia="Microsoft Yahei" w:hAnsi="Microsoft Yahei"/>
          <w:color w:val="579a78"/>
          <w:sz w:val="30"/>
          <w:szCs w:val="30"/>
        </w:rPr>
      </w:pPr>
      <w:bookmarkStart w:colFirst="0" w:colLast="0" w:name="_tgvrj09yaw3l" w:id="23"/>
      <w:bookmarkEnd w:id="23"/>
      <w:r w:rsidDel="00000000" w:rsidR="00000000" w:rsidRPr="00000000">
        <w:rPr>
          <w:rFonts w:ascii="Microsoft Yahei" w:cs="Microsoft Yahei" w:eastAsia="Microsoft Yahei" w:hAnsi="Microsoft Yahei"/>
          <w:color w:val="579a78"/>
          <w:sz w:val="30"/>
          <w:szCs w:val="30"/>
          <w:rtl w:val="0"/>
        </w:rPr>
        <w:t xml:space="preserve">开发者社群</w:t>
      </w:r>
    </w:p>
    <w:p w:rsidR="00000000" w:rsidDel="00000000" w:rsidP="00000000" w:rsidRDefault="00000000" w:rsidRPr="00000000" w14:paraId="00000174">
      <w:pPr>
        <w:contextualSpacing w:val="0"/>
        <w:rPr/>
      </w:pPr>
      <w:r w:rsidDel="00000000" w:rsidR="00000000" w:rsidRPr="00000000">
        <w:rPr>
          <w:rtl w:val="0"/>
        </w:rPr>
      </w:r>
    </w:p>
    <w:p w:rsidR="00000000" w:rsidDel="00000000" w:rsidP="00000000" w:rsidRDefault="00000000" w:rsidRPr="00000000" w14:paraId="00000175">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官方的 GitHub 主页有 18 个库，主要的库是 KyberSwap ，该库有 36 个 Watch、162 个 Star、64 个 Fork、2,476 个 Commits、49 个 Branches、2 个 Releases、12 个 Contributors。</w:t>
      </w:r>
    </w:p>
    <w:p w:rsidR="00000000" w:rsidDel="00000000" w:rsidP="00000000" w:rsidRDefault="00000000" w:rsidRPr="00000000" w14:paraId="00000176">
      <w:pPr>
        <w:contextualSpacing w:val="0"/>
        <w:rPr>
          <w:highlight w:val="white"/>
        </w:rPr>
      </w:pPr>
      <w:r w:rsidDel="00000000" w:rsidR="00000000" w:rsidRPr="00000000">
        <w:rPr>
          <w:rtl w:val="0"/>
        </w:rPr>
      </w:r>
    </w:p>
    <w:p w:rsidR="00000000" w:rsidDel="00000000" w:rsidP="00000000" w:rsidRDefault="00000000" w:rsidRPr="00000000" w14:paraId="00000177">
      <w:pPr>
        <w:contextualSpacing w:val="0"/>
        <w:rPr>
          <w:highlight w:val="white"/>
        </w:rPr>
      </w:pPr>
      <w:r w:rsidDel="00000000" w:rsidR="00000000" w:rsidRPr="00000000">
        <w:rPr>
          <w:rFonts w:ascii="Arial Unicode MS" w:cs="Arial Unicode MS" w:eastAsia="Arial Unicode MS" w:hAnsi="Arial Unicode MS"/>
          <w:highlight w:val="white"/>
          <w:rtl w:val="0"/>
        </w:rPr>
        <w:t xml:space="preserve">下图为 KyberNetwork GitHub 主页：</w:t>
      </w:r>
    </w:p>
    <w:p w:rsidR="00000000" w:rsidDel="00000000" w:rsidP="00000000" w:rsidRDefault="00000000" w:rsidRPr="00000000" w14:paraId="00000178">
      <w:pPr>
        <w:spacing w:line="360" w:lineRule="auto"/>
        <w:contextualSpacing w:val="0"/>
        <w:rPr/>
      </w:pPr>
      <w:r w:rsidDel="00000000" w:rsidR="00000000" w:rsidRPr="00000000">
        <w:rPr/>
        <w:drawing>
          <wp:inline distB="114300" distT="114300" distL="114300" distR="114300">
            <wp:extent cx="5734050" cy="4508500"/>
            <wp:effectExtent b="0" l="0" r="0" t="0"/>
            <wp:docPr id="3" name="image24.png"/>
            <a:graphic>
              <a:graphicData uri="http://schemas.openxmlformats.org/drawingml/2006/picture">
                <pic:pic>
                  <pic:nvPicPr>
                    <pic:cNvPr id="0" name="image24.png"/>
                    <pic:cNvPicPr preferRelativeResize="0"/>
                  </pic:nvPicPr>
                  <pic:blipFill>
                    <a:blip r:embed="rId35"/>
                    <a:srcRect b="0" l="0" r="0" t="0"/>
                    <a:stretch>
                      <a:fillRect/>
                    </a:stretch>
                  </pic:blipFill>
                  <pic:spPr>
                    <a:xfrm>
                      <a:off x="0" y="0"/>
                      <a:ext cx="573405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179">
      <w:pPr>
        <w:spacing w:line="360" w:lineRule="auto"/>
        <w:contextualSpacing w:val="0"/>
        <w:rPr/>
      </w:pPr>
      <w:r w:rsidDel="00000000" w:rsidR="00000000" w:rsidRPr="00000000">
        <w:rPr/>
        <w:drawing>
          <wp:inline distB="114300" distT="114300" distL="114300" distR="114300">
            <wp:extent cx="5734050" cy="3733800"/>
            <wp:effectExtent b="0" l="0" r="0" t="0"/>
            <wp:docPr id="12" name="image44.png"/>
            <a:graphic>
              <a:graphicData uri="http://schemas.openxmlformats.org/drawingml/2006/picture">
                <pic:pic>
                  <pic:nvPicPr>
                    <pic:cNvPr id="0" name="image44.png"/>
                    <pic:cNvPicPr preferRelativeResize="0"/>
                  </pic:nvPicPr>
                  <pic:blipFill>
                    <a:blip r:embed="rId36"/>
                    <a:srcRect b="0" l="0" r="0" t="0"/>
                    <a:stretch>
                      <a:fillRect/>
                    </a:stretch>
                  </pic:blipFill>
                  <pic:spPr>
                    <a:xfrm>
                      <a:off x="0" y="0"/>
                      <a:ext cx="5734050" cy="37338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contextualSpacing w:val="0"/>
        <w:rPr>
          <w:color w:val="579a78"/>
        </w:rPr>
      </w:pPr>
      <w:r w:rsidDel="00000000" w:rsidR="00000000" w:rsidRPr="00000000">
        <w:rPr>
          <w:rtl w:val="0"/>
        </w:rPr>
      </w:r>
    </w:p>
    <w:p w:rsidR="00000000" w:rsidDel="00000000" w:rsidP="00000000" w:rsidRDefault="00000000" w:rsidRPr="00000000" w14:paraId="0000017B">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7C">
      <w:pPr>
        <w:contextualSpacing w:val="0"/>
        <w:rPr>
          <w:color w:val="579a78"/>
        </w:rPr>
      </w:pPr>
      <w:r w:rsidDel="00000000" w:rsidR="00000000" w:rsidRPr="00000000">
        <w:rPr>
          <w:rtl w:val="0"/>
        </w:rPr>
      </w:r>
    </w:p>
    <w:p w:rsidR="00000000" w:rsidDel="00000000" w:rsidP="00000000" w:rsidRDefault="00000000" w:rsidRPr="00000000" w14:paraId="0000017D">
      <w:pPr>
        <w:contextualSpacing w:val="0"/>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代码提交活跃，在 7 月 29 日 CryptoMiso 12 个月指数代码提交次数中排名第 35，一共 1,388 个 Commits。</w:t>
      </w:r>
    </w:p>
    <w:p w:rsidR="00000000" w:rsidDel="00000000" w:rsidP="00000000" w:rsidRDefault="00000000" w:rsidRPr="00000000" w14:paraId="0000017E">
      <w:pPr>
        <w:contextualSpacing w:val="0"/>
        <w:rPr>
          <w:color w:val="333333"/>
          <w:highlight w:val="white"/>
        </w:rPr>
      </w:pPr>
      <w:r w:rsidDel="00000000" w:rsidR="00000000" w:rsidRPr="00000000">
        <w:rPr>
          <w:color w:val="333333"/>
          <w:highlight w:val="white"/>
        </w:rPr>
        <w:drawing>
          <wp:inline distB="114300" distT="114300" distL="114300" distR="114300">
            <wp:extent cx="5734050" cy="3505200"/>
            <wp:effectExtent b="0" l="0" r="0" t="0"/>
            <wp:docPr id="8" name="image40.png"/>
            <a:graphic>
              <a:graphicData uri="http://schemas.openxmlformats.org/drawingml/2006/picture">
                <pic:pic>
                  <pic:nvPicPr>
                    <pic:cNvPr id="0" name="image40.png"/>
                    <pic:cNvPicPr preferRelativeResize="0"/>
                  </pic:nvPicPr>
                  <pic:blipFill>
                    <a:blip r:embed="rId37"/>
                    <a:srcRect b="0" l="0" r="0" t="0"/>
                    <a:stretch>
                      <a:fillRect/>
                    </a:stretch>
                  </pic:blipFill>
                  <pic:spPr>
                    <a:xfrm>
                      <a:off x="0" y="0"/>
                      <a:ext cx="5734050" cy="3505200"/>
                    </a:xfrm>
                    <a:prstGeom prst="rect"/>
                    <a:ln/>
                  </pic:spPr>
                </pic:pic>
              </a:graphicData>
            </a:graphic>
          </wp:inline>
        </w:drawing>
      </w:r>
      <w:r w:rsidDel="00000000" w:rsidR="00000000" w:rsidRPr="00000000">
        <w:rPr>
          <w:rtl w:val="0"/>
        </w:rPr>
      </w:r>
    </w:p>
    <w:p w:rsidR="00000000" w:rsidDel="00000000" w:rsidP="00000000" w:rsidRDefault="00000000" w:rsidRPr="00000000" w14:paraId="0000017F">
      <w:pPr>
        <w:pBdr>
          <w:top w:color="auto" w:space="0" w:sz="0" w:val="none"/>
          <w:left w:color="auto" w:space="0" w:sz="0" w:val="none"/>
          <w:bottom w:color="auto" w:space="0" w:sz="0" w:val="none"/>
          <w:right w:color="auto" w:space="0" w:sz="0" w:val="none"/>
          <w:between w:color="auto" w:space="0" w:sz="0" w:val="none"/>
        </w:pBdr>
        <w:shd w:fill="ffffff" w:val="clear"/>
        <w:contextualSpacing w:val="0"/>
        <w:jc w:val="both"/>
        <w:rPr>
          <w:color w:val="333333"/>
          <w:highlight w:val="white"/>
        </w:rPr>
      </w:pPr>
      <w:r w:rsidDel="00000000" w:rsidR="00000000" w:rsidRPr="00000000">
        <w:rPr>
          <w:rFonts w:ascii="Arial Unicode MS" w:cs="Arial Unicode MS" w:eastAsia="Arial Unicode MS" w:hAnsi="Arial Unicode MS"/>
          <w:color w:val="333333"/>
          <w:rtl w:val="0"/>
        </w:rPr>
        <w:t xml:space="preserve">开发者社群关注度较高，Watch 、Fork 和 Star 的数量相较一般；主力开发者数量较少，提交 Commits 数量超过 50 的有 6 位。</w:t>
      </w:r>
      <w:r w:rsidDel="00000000" w:rsidR="00000000" w:rsidRPr="00000000">
        <w:rPr>
          <w:rtl w:val="0"/>
        </w:rPr>
      </w:r>
    </w:p>
    <w:p w:rsidR="00000000" w:rsidDel="00000000" w:rsidP="00000000" w:rsidRDefault="00000000" w:rsidRPr="00000000" w14:paraId="00000180">
      <w:pPr>
        <w:contextualSpacing w:val="0"/>
        <w:rPr>
          <w:color w:val="333333"/>
          <w:highlight w:val="white"/>
        </w:rPr>
      </w:pPr>
      <w:r w:rsidDel="00000000" w:rsidR="00000000" w:rsidRPr="00000000">
        <w:rPr>
          <w:color w:val="333333"/>
          <w:highlight w:val="white"/>
        </w:rPr>
        <w:drawing>
          <wp:inline distB="114300" distT="114300" distL="114300" distR="114300">
            <wp:extent cx="5734050" cy="6362700"/>
            <wp:effectExtent b="0" l="0" r="0" t="0"/>
            <wp:docPr id="21" name="image54.png"/>
            <a:graphic>
              <a:graphicData uri="http://schemas.openxmlformats.org/drawingml/2006/picture">
                <pic:pic>
                  <pic:nvPicPr>
                    <pic:cNvPr id="0" name="image54.png"/>
                    <pic:cNvPicPr preferRelativeResize="0"/>
                  </pic:nvPicPr>
                  <pic:blipFill>
                    <a:blip r:embed="rId38"/>
                    <a:srcRect b="0" l="0" r="0" t="0"/>
                    <a:stretch>
                      <a:fillRect/>
                    </a:stretch>
                  </pic:blipFill>
                  <pic:spPr>
                    <a:xfrm>
                      <a:off x="0" y="0"/>
                      <a:ext cx="5734050" cy="6362700"/>
                    </a:xfrm>
                    <a:prstGeom prst="rect"/>
                    <a:ln/>
                  </pic:spPr>
                </pic:pic>
              </a:graphicData>
            </a:graphic>
          </wp:inline>
        </w:drawing>
      </w:r>
      <w:r w:rsidDel="00000000" w:rsidR="00000000" w:rsidRPr="00000000">
        <w:rPr>
          <w:rtl w:val="0"/>
        </w:rPr>
      </w:r>
    </w:p>
    <w:p w:rsidR="00000000" w:rsidDel="00000000" w:rsidP="00000000" w:rsidRDefault="00000000" w:rsidRPr="00000000" w14:paraId="00000181">
      <w:pPr>
        <w:spacing w:line="360" w:lineRule="auto"/>
        <w:contextualSpacing w:val="0"/>
        <w:rPr/>
      </w:pPr>
      <w:r w:rsidDel="00000000" w:rsidR="00000000" w:rsidRPr="00000000">
        <w:rPr>
          <w:rtl w:val="0"/>
        </w:rPr>
      </w:r>
    </w:p>
    <w:p w:rsidR="00000000" w:rsidDel="00000000" w:rsidP="00000000" w:rsidRDefault="00000000" w:rsidRPr="00000000" w14:paraId="00000182">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183">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184">
      <w:pPr>
        <w:spacing w:line="360" w:lineRule="auto"/>
        <w:contextualSpacing w:val="0"/>
        <w:rPr>
          <w:sz w:val="24"/>
          <w:szCs w:val="24"/>
        </w:rPr>
      </w:pPr>
      <w:r w:rsidDel="00000000" w:rsidR="00000000" w:rsidRPr="00000000">
        <w:rPr>
          <w:rtl w:val="0"/>
        </w:rPr>
      </w:r>
    </w:p>
    <w:p w:rsidR="00000000" w:rsidDel="00000000" w:rsidP="00000000" w:rsidRDefault="00000000" w:rsidRPr="00000000" w14:paraId="00000185">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nkcxlk3958i9" w:id="24"/>
      <w:bookmarkEnd w:id="24"/>
      <w:r w:rsidDel="00000000" w:rsidR="00000000" w:rsidRPr="00000000">
        <w:rPr>
          <w:rFonts w:ascii="Arial Unicode MS" w:cs="Arial Unicode MS" w:eastAsia="Arial Unicode MS" w:hAnsi="Arial Unicode MS"/>
          <w:b w:val="1"/>
          <w:color w:val="579a78"/>
          <w:sz w:val="36"/>
          <w:szCs w:val="36"/>
          <w:rtl w:val="0"/>
        </w:rPr>
        <w:t xml:space="preserve">团队分析</w:t>
      </w:r>
      <w:r w:rsidDel="00000000" w:rsidR="00000000" w:rsidRPr="00000000">
        <w:rPr>
          <w:rtl w:val="0"/>
        </w:rPr>
      </w:r>
    </w:p>
    <w:p w:rsidR="00000000" w:rsidDel="00000000" w:rsidP="00000000" w:rsidRDefault="00000000" w:rsidRPr="00000000" w14:paraId="00000186">
      <w:pPr>
        <w:contextualSpacing w:val="0"/>
        <w:rPr/>
      </w:pPr>
      <w:r w:rsidDel="00000000" w:rsidR="00000000" w:rsidRPr="00000000">
        <w:rPr>
          <w:rtl w:val="0"/>
        </w:rPr>
      </w:r>
    </w:p>
    <w:p w:rsidR="00000000" w:rsidDel="00000000" w:rsidP="00000000" w:rsidRDefault="00000000" w:rsidRPr="00000000" w14:paraId="00000187">
      <w:pPr>
        <w:ind w:left="720" w:firstLine="0"/>
        <w:contextualSpacing w:val="0"/>
        <w:rPr/>
      </w:pPr>
      <w:r w:rsidDel="00000000" w:rsidR="00000000" w:rsidRPr="00000000">
        <w:rPr>
          <w:rFonts w:ascii="Arial Unicode MS" w:cs="Arial Unicode MS" w:eastAsia="Arial Unicode MS" w:hAnsi="Arial Unicode MS"/>
          <w:rtl w:val="0"/>
        </w:rPr>
        <w:t xml:space="preserve">根据官方的最新公告，团队的任职信息如下：</w:t>
      </w:r>
    </w:p>
    <w:p w:rsidR="00000000" w:rsidDel="00000000" w:rsidP="00000000" w:rsidRDefault="00000000" w:rsidRPr="00000000" w14:paraId="00000188">
      <w:pPr>
        <w:contextualSpacing w:val="0"/>
        <w:rPr/>
      </w:pPr>
      <w:r w:rsidDel="00000000" w:rsidR="00000000" w:rsidRPr="00000000">
        <w:rPr>
          <w:rtl w:val="0"/>
        </w:rPr>
      </w:r>
    </w:p>
    <w:p w:rsidR="00000000" w:rsidDel="00000000" w:rsidP="00000000" w:rsidRDefault="00000000" w:rsidRPr="00000000" w14:paraId="00000189">
      <w:pPr>
        <w:contextualSpacing w:val="0"/>
        <w:rPr/>
      </w:pPr>
      <w:r w:rsidDel="00000000" w:rsidR="00000000" w:rsidRPr="00000000">
        <w:rPr>
          <w:rtl w:val="0"/>
        </w:rPr>
      </w:r>
    </w:p>
    <w:p w:rsidR="00000000" w:rsidDel="00000000" w:rsidP="00000000" w:rsidRDefault="00000000" w:rsidRPr="00000000" w14:paraId="0000018A">
      <w:pPr>
        <w:contextualSpacing w:val="0"/>
        <w:rPr/>
      </w:pPr>
      <w:r w:rsidDel="00000000" w:rsidR="00000000" w:rsidRPr="00000000">
        <w:rPr>
          <w:rtl w:val="0"/>
        </w:rPr>
      </w:r>
    </w:p>
    <w:p w:rsidR="00000000" w:rsidDel="00000000" w:rsidP="00000000" w:rsidRDefault="00000000" w:rsidRPr="00000000" w14:paraId="0000018B">
      <w:pPr>
        <w:ind w:left="720" w:firstLine="0"/>
        <w:contextualSpacing w:val="0"/>
        <w:rPr/>
      </w:pPr>
      <w:r w:rsidDel="00000000" w:rsidR="00000000" w:rsidRPr="00000000">
        <w:rPr>
          <w:rtl w:val="0"/>
        </w:rPr>
      </w:r>
    </w:p>
    <w:tbl>
      <w:tblPr>
        <w:tblStyle w:val="Table4"/>
        <w:tblW w:w="81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070"/>
        <w:gridCol w:w="1665"/>
        <w:gridCol w:w="4425"/>
        <w:tblGridChange w:id="0">
          <w:tblGrid>
            <w:gridCol w:w="2070"/>
            <w:gridCol w:w="1665"/>
            <w:gridCol w:w="442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管理层</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职位</w:t>
            </w:r>
          </w:p>
        </w:tc>
        <w:tc>
          <w:tcPr>
            <w:shd w:fill="999999"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背景介绍</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8F">
            <w:pPr>
              <w:widowControl w:val="0"/>
              <w:spacing w:line="240" w:lineRule="auto"/>
              <w:contextualSpacing w:val="0"/>
              <w:jc w:val="center"/>
              <w:rPr/>
            </w:pPr>
            <w:r w:rsidDel="00000000" w:rsidR="00000000" w:rsidRPr="00000000">
              <w:rPr>
                <w:rtl w:val="0"/>
              </w:rPr>
              <w:t xml:space="preserve">Loi Luu</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0">
            <w:pPr>
              <w:widowControl w:val="0"/>
              <w:spacing w:line="240" w:lineRule="auto"/>
              <w:contextualSpacing w:val="0"/>
              <w:jc w:val="center"/>
              <w:rPr>
                <w:highlight w:val="white"/>
              </w:rPr>
            </w:pPr>
            <w:r w:rsidDel="00000000" w:rsidR="00000000" w:rsidRPr="00000000">
              <w:rPr>
                <w:highlight w:val="white"/>
                <w:rtl w:val="0"/>
              </w:rPr>
              <w:t xml:space="preserve">CEO</w:t>
            </w:r>
          </w:p>
          <w:p w:rsidR="00000000" w:rsidDel="00000000" w:rsidP="00000000" w:rsidRDefault="00000000" w:rsidRPr="00000000" w14:paraId="00000191">
            <w:pPr>
              <w:widowControl w:val="0"/>
              <w:spacing w:line="240" w:lineRule="auto"/>
              <w:contextualSpacing w:val="0"/>
              <w:jc w:val="center"/>
              <w:rPr/>
            </w:pPr>
            <w:r w:rsidDel="00000000" w:rsidR="00000000" w:rsidRPr="00000000">
              <w:rPr>
                <w:rFonts w:ascii="Arial Unicode MS" w:cs="Arial Unicode MS" w:eastAsia="Arial Unicode MS" w:hAnsi="Arial Unicode MS"/>
                <w:highlight w:val="white"/>
                <w:rtl w:val="0"/>
              </w:rPr>
              <w:t xml:space="preserve"> 联合创始人</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新加坡国立大学计算机科学博士；</w:t>
            </w:r>
          </w:p>
          <w:p w:rsidR="00000000" w:rsidDel="00000000" w:rsidP="00000000" w:rsidRDefault="00000000" w:rsidRPr="00000000" w14:paraId="00000193">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加密货币开源项目 SmartPool 创始人。</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94">
            <w:pPr>
              <w:widowControl w:val="0"/>
              <w:spacing w:line="240" w:lineRule="auto"/>
              <w:contextualSpacing w:val="0"/>
              <w:jc w:val="center"/>
              <w:rPr/>
            </w:pPr>
            <w:r w:rsidDel="00000000" w:rsidR="00000000" w:rsidRPr="00000000">
              <w:rPr>
                <w:rtl w:val="0"/>
              </w:rPr>
              <w:t xml:space="preserve">Yaron Veiner</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5">
            <w:pPr>
              <w:widowControl w:val="0"/>
              <w:spacing w:line="240" w:lineRule="auto"/>
              <w:contextualSpacing w:val="0"/>
              <w:jc w:val="center"/>
              <w:rPr/>
            </w:pPr>
            <w:r w:rsidDel="00000000" w:rsidR="00000000" w:rsidRPr="00000000">
              <w:rPr>
                <w:rtl w:val="0"/>
              </w:rPr>
              <w:br w:type="textWrapping"/>
              <w:t xml:space="preserve">CTO </w:t>
            </w:r>
          </w:p>
          <w:p w:rsidR="00000000" w:rsidDel="00000000" w:rsidP="00000000" w:rsidRDefault="00000000" w:rsidRPr="00000000" w14:paraId="00000196">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联合创始人</w:t>
              <w:br w:type="textWrapping"/>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高级软件工程师；</w:t>
            </w:r>
          </w:p>
          <w:p w:rsidR="00000000" w:rsidDel="00000000" w:rsidP="00000000" w:rsidRDefault="00000000" w:rsidRPr="00000000" w14:paraId="0000019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希伯来大学博士后(2016-2017)；</w:t>
            </w:r>
          </w:p>
          <w:p w:rsidR="00000000" w:rsidDel="00000000" w:rsidP="00000000" w:rsidRDefault="00000000" w:rsidRPr="00000000" w14:paraId="0000019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EZchip (2015-2016) 技术领导；</w:t>
            </w:r>
          </w:p>
          <w:p w:rsidR="00000000" w:rsidDel="00000000" w:rsidP="00000000" w:rsidRDefault="00000000" w:rsidRPr="00000000" w14:paraId="0000019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计算机科学博士毕业。</w:t>
            </w: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widowControl w:val="0"/>
              <w:spacing w:line="240" w:lineRule="auto"/>
              <w:contextualSpacing w:val="0"/>
              <w:jc w:val="center"/>
              <w:rPr/>
            </w:pPr>
            <w:r w:rsidDel="00000000" w:rsidR="00000000" w:rsidRPr="00000000">
              <w:rPr>
                <w:rtl w:val="0"/>
              </w:rPr>
              <w:t xml:space="preserve">Victor Tran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widowControl w:val="0"/>
              <w:spacing w:line="240" w:lineRule="auto"/>
              <w:contextualSpacing w:val="0"/>
              <w:jc w:val="center"/>
              <w:rPr>
                <w:highlight w:val="white"/>
              </w:rPr>
            </w:pPr>
            <w:r w:rsidDel="00000000" w:rsidR="00000000" w:rsidRPr="00000000">
              <w:rPr>
                <w:rFonts w:ascii="Arial Unicode MS" w:cs="Arial Unicode MS" w:eastAsia="Arial Unicode MS" w:hAnsi="Arial Unicode MS"/>
                <w:highlight w:val="white"/>
                <w:rtl w:val="0"/>
              </w:rPr>
              <w:t xml:space="preserve">首席工程师 </w:t>
            </w:r>
          </w:p>
          <w:p w:rsidR="00000000" w:rsidDel="00000000" w:rsidP="00000000" w:rsidRDefault="00000000" w:rsidRPr="00000000" w14:paraId="0000019D">
            <w:pPr>
              <w:widowControl w:val="0"/>
              <w:spacing w:line="240" w:lineRule="auto"/>
              <w:contextualSpacing w:val="0"/>
              <w:jc w:val="center"/>
              <w:rPr/>
            </w:pPr>
            <w:r w:rsidDel="00000000" w:rsidR="00000000" w:rsidRPr="00000000">
              <w:rPr>
                <w:rFonts w:ascii="Arial Unicode MS" w:cs="Arial Unicode MS" w:eastAsia="Arial Unicode MS" w:hAnsi="Arial Unicode MS"/>
                <w:highlight w:val="white"/>
                <w:rtl w:val="0"/>
              </w:rPr>
              <w:t xml:space="preserve">联合创始人</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2016 年以来，一直参与加密货币开发；</w:t>
            </w:r>
          </w:p>
          <w:p w:rsidR="00000000" w:rsidDel="00000000" w:rsidP="00000000" w:rsidRDefault="00000000" w:rsidRPr="00000000" w14:paraId="0000019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开源项目 SmartPool 首席工程师。</w:t>
            </w: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0">
            <w:pPr>
              <w:widowControl w:val="0"/>
              <w:spacing w:line="240" w:lineRule="auto"/>
              <w:contextualSpacing w:val="0"/>
              <w:jc w:val="center"/>
              <w:rPr/>
            </w:pPr>
            <w:r w:rsidDel="00000000" w:rsidR="00000000" w:rsidRPr="00000000">
              <w:rPr>
                <w:rFonts w:ascii="Microsoft Yahei" w:cs="Microsoft Yahei" w:eastAsia="Microsoft Yahei" w:hAnsi="Microsoft Yahei"/>
                <w:rtl w:val="0"/>
              </w:rPr>
              <w:t xml:space="preserve">Cuong Nguyen</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1">
            <w:pPr>
              <w:widowControl w:val="0"/>
              <w:spacing w:line="240" w:lineRule="auto"/>
              <w:contextualSpacing w:val="0"/>
              <w:jc w:val="center"/>
              <w:rPr/>
            </w:pPr>
            <w:r w:rsidDel="00000000" w:rsidR="00000000" w:rsidRPr="00000000">
              <w:rPr>
                <w:rFonts w:ascii="Microsoft Yahei" w:cs="Microsoft Yahei" w:eastAsia="Microsoft Yahei" w:hAnsi="Microsoft Yahei"/>
                <w:rtl w:val="0"/>
              </w:rPr>
              <w:t xml:space="preserve">软件开发人员</w:t>
            </w:r>
            <w:r w:rsidDel="00000000" w:rsidR="00000000" w:rsidRPr="00000000">
              <w:rPr>
                <w:rtl w:val="0"/>
              </w:rPr>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资深的 Web 开发人员。</w:t>
            </w:r>
            <w:r w:rsidDel="00000000" w:rsidR="00000000" w:rsidRPr="00000000">
              <w:rPr>
                <w:rtl w:val="0"/>
              </w:rPr>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widowControl w:val="0"/>
              <w:spacing w:line="240" w:lineRule="auto"/>
              <w:contextualSpacing w:val="0"/>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Vitalik</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widowControl w:val="0"/>
              <w:spacing w:line="240" w:lineRule="auto"/>
              <w:contextualSpacing w:val="0"/>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首席顾问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以太坊创始人和首席研究者。</w:t>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6">
            <w:pPr>
              <w:widowControl w:val="0"/>
              <w:spacing w:line="240" w:lineRule="auto"/>
              <w:contextualSpacing w:val="0"/>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Prateek Saxena</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7">
            <w:pPr>
              <w:widowControl w:val="0"/>
              <w:spacing w:line="240" w:lineRule="auto"/>
              <w:contextualSpacing w:val="0"/>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新加坡国立大学计算机研究教授，从事区块链和计算机安全研究；</w:t>
            </w:r>
          </w:p>
          <w:p w:rsidR="00000000" w:rsidDel="00000000" w:rsidP="00000000" w:rsidRDefault="00000000" w:rsidRPr="00000000" w14:paraId="000001A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多次荣获包括麻省理工学院 TR35 Asia 在内的多项重要奖项。</w:t>
            </w:r>
          </w:p>
        </w:tc>
      </w:tr>
      <w:tr>
        <w:trPr>
          <w:trHeight w:val="6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AA">
            <w:pPr>
              <w:widowControl w:val="0"/>
              <w:spacing w:line="240" w:lineRule="auto"/>
              <w:contextualSpacing w:val="0"/>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Leng  Hoe Lon</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B">
            <w:pPr>
              <w:widowControl w:val="0"/>
              <w:spacing w:line="240" w:lineRule="auto"/>
              <w:contextualSpacing w:val="0"/>
              <w:jc w:val="center"/>
              <w:rPr>
                <w:rFonts w:ascii="Microsoft Yahei" w:cs="Microsoft Yahei" w:eastAsia="Microsoft Yahei" w:hAnsi="Microsoft Yahei"/>
              </w:rPr>
            </w:pPr>
            <w:r w:rsidDel="00000000" w:rsidR="00000000" w:rsidRPr="00000000">
              <w:rPr>
                <w:rFonts w:ascii="Microsoft Yahei" w:cs="Microsoft Yahei" w:eastAsia="Microsoft Yahei" w:hAnsi="Microsoft Yahei"/>
                <w:rtl w:val="0"/>
              </w:rPr>
              <w:t xml:space="preserve">顾问</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C">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与新加坡国立大学共同创立研究数据驱动业务决策的机构 Shentilium；</w:t>
            </w:r>
          </w:p>
          <w:p w:rsidR="00000000" w:rsidDel="00000000" w:rsidP="00000000" w:rsidRDefault="00000000" w:rsidRPr="00000000" w14:paraId="000001A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高盛集团香港亚洲宏观交易集团总经理；</w:t>
            </w:r>
          </w:p>
          <w:p w:rsidR="00000000" w:rsidDel="00000000" w:rsidP="00000000" w:rsidRDefault="00000000" w:rsidRPr="00000000" w14:paraId="000001A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rPr/>
            </w:pPr>
            <w:r w:rsidDel="00000000" w:rsidR="00000000" w:rsidRPr="00000000">
              <w:rPr>
                <w:rFonts w:ascii="Arial Unicode MS" w:cs="Arial Unicode MS" w:eastAsia="Arial Unicode MS" w:hAnsi="Arial Unicode MS"/>
                <w:rtl w:val="0"/>
              </w:rPr>
              <w:t xml:space="preserve">都铎资本新加坡首席执行官。</w:t>
            </w:r>
          </w:p>
        </w:tc>
      </w:tr>
    </w:tbl>
    <w:p w:rsidR="00000000" w:rsidDel="00000000" w:rsidP="00000000" w:rsidRDefault="00000000" w:rsidRPr="00000000" w14:paraId="000001AF">
      <w:pPr>
        <w:ind w:left="720" w:firstLine="0"/>
        <w:contextualSpacing w:val="0"/>
        <w:rPr/>
      </w:pPr>
      <w:r w:rsidDel="00000000" w:rsidR="00000000" w:rsidRPr="00000000">
        <w:rPr>
          <w:rtl w:val="0"/>
        </w:rPr>
      </w:r>
    </w:p>
    <w:p w:rsidR="00000000" w:rsidDel="00000000" w:rsidP="00000000" w:rsidRDefault="00000000" w:rsidRPr="00000000" w14:paraId="000001B0">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B1">
      <w:pPr>
        <w:contextualSpacing w:val="0"/>
        <w:rPr/>
      </w:pPr>
      <w:r w:rsidDel="00000000" w:rsidR="00000000" w:rsidRPr="00000000">
        <w:rPr>
          <w:rtl w:val="0"/>
        </w:rPr>
      </w:r>
    </w:p>
    <w:p w:rsidR="00000000" w:rsidDel="00000000" w:rsidP="00000000" w:rsidRDefault="00000000" w:rsidRPr="00000000" w14:paraId="000001B2">
      <w:pPr>
        <w:contextualSpacing w:val="0"/>
        <w:rPr/>
      </w:pPr>
      <w:r w:rsidDel="00000000" w:rsidR="00000000" w:rsidRPr="00000000">
        <w:rPr>
          <w:rFonts w:ascii="Arial Unicode MS" w:cs="Arial Unicode MS" w:eastAsia="Arial Unicode MS" w:hAnsi="Arial Unicode MS"/>
          <w:rtl w:val="0"/>
        </w:rPr>
        <w:t xml:space="preserve">项目开发团队整体技术实力较强，顾问团队有区块链开发的资深技术人士和金融人士支撑，对于区块链项目的开发和运营有丰富的经验：</w:t>
      </w:r>
    </w:p>
    <w:p w:rsidR="00000000" w:rsidDel="00000000" w:rsidP="00000000" w:rsidRDefault="00000000" w:rsidRPr="00000000" w14:paraId="000001B3">
      <w:pPr>
        <w:contextualSpacing w:val="0"/>
        <w:rPr/>
      </w:pPr>
      <w:r w:rsidDel="00000000" w:rsidR="00000000" w:rsidRPr="00000000">
        <w:rPr>
          <w:rtl w:val="0"/>
        </w:rPr>
      </w:r>
    </w:p>
    <w:p w:rsidR="00000000" w:rsidDel="00000000" w:rsidP="00000000" w:rsidRDefault="00000000" w:rsidRPr="00000000" w14:paraId="000001B4">
      <w:pPr>
        <w:contextualSpacing w:val="0"/>
        <w:rPr/>
      </w:pPr>
      <w:r w:rsidDel="00000000" w:rsidR="00000000" w:rsidRPr="00000000">
        <w:rPr>
          <w:rFonts w:ascii="Arial Unicode MS" w:cs="Arial Unicode MS" w:eastAsia="Arial Unicode MS" w:hAnsi="Arial Unicode MS"/>
          <w:rtl w:val="0"/>
        </w:rPr>
        <w:t xml:space="preserve">1）项目 CEO 和首席工程师曾一起创办过加密货币开源项目，区块链技术积累丰富；</w:t>
      </w:r>
    </w:p>
    <w:p w:rsidR="00000000" w:rsidDel="00000000" w:rsidP="00000000" w:rsidRDefault="00000000" w:rsidRPr="00000000" w14:paraId="000001B5">
      <w:pPr>
        <w:contextualSpacing w:val="0"/>
        <w:rPr/>
      </w:pPr>
      <w:r w:rsidDel="00000000" w:rsidR="00000000" w:rsidRPr="00000000">
        <w:rPr>
          <w:rFonts w:ascii="Arial Unicode MS" w:cs="Arial Unicode MS" w:eastAsia="Arial Unicode MS" w:hAnsi="Arial Unicode MS"/>
          <w:rtl w:val="0"/>
        </w:rPr>
        <w:t xml:space="preserve">2）项目 CTO 是希伯来大学博士后，高级软件工程师，曾担任以色列 EZchip 半导体上市公司的技术领导；</w:t>
      </w:r>
    </w:p>
    <w:p w:rsidR="00000000" w:rsidDel="00000000" w:rsidP="00000000" w:rsidRDefault="00000000" w:rsidRPr="00000000" w14:paraId="000001B6">
      <w:pPr>
        <w:contextualSpacing w:val="0"/>
        <w:rPr/>
      </w:pPr>
      <w:r w:rsidDel="00000000" w:rsidR="00000000" w:rsidRPr="00000000">
        <w:rPr>
          <w:rFonts w:ascii="Arial Unicode MS" w:cs="Arial Unicode MS" w:eastAsia="Arial Unicode MS" w:hAnsi="Arial Unicode MS"/>
          <w:rtl w:val="0"/>
        </w:rPr>
        <w:t xml:space="preserve">3）以太坊创始人 </w:t>
      </w:r>
      <w:r w:rsidDel="00000000" w:rsidR="00000000" w:rsidRPr="00000000">
        <w:rPr>
          <w:rFonts w:ascii="Microsoft Yahei" w:cs="Microsoft Yahei" w:eastAsia="Microsoft Yahei" w:hAnsi="Microsoft Yahei"/>
          <w:rtl w:val="0"/>
        </w:rPr>
        <w:t xml:space="preserve">Vitali</w:t>
      </w:r>
      <w:r w:rsidDel="00000000" w:rsidR="00000000" w:rsidRPr="00000000">
        <w:rPr>
          <w:rFonts w:ascii="Microsoft Yahei" w:cs="Microsoft Yahei" w:eastAsia="Microsoft Yahei" w:hAnsi="Microsoft Yahei"/>
          <w:rtl w:val="0"/>
        </w:rPr>
        <w:t xml:space="preserve">k 等知名技术人士和资深金融人士担任项目顾问，技术开发和运作具有强有力的支撑。</w:t>
      </w:r>
      <w:r w:rsidDel="00000000" w:rsidR="00000000" w:rsidRPr="00000000">
        <w:rPr>
          <w:rtl w:val="0"/>
        </w:rPr>
      </w:r>
    </w:p>
    <w:p w:rsidR="00000000" w:rsidDel="00000000" w:rsidP="00000000" w:rsidRDefault="00000000" w:rsidRPr="00000000" w14:paraId="000001B7">
      <w:pPr>
        <w:contextualSpacing w:val="0"/>
        <w:rPr/>
      </w:pPr>
      <w:r w:rsidDel="00000000" w:rsidR="00000000" w:rsidRPr="00000000">
        <w:rPr>
          <w:rtl w:val="0"/>
        </w:rPr>
      </w:r>
    </w:p>
    <w:p w:rsidR="00000000" w:rsidDel="00000000" w:rsidP="00000000" w:rsidRDefault="00000000" w:rsidRPr="00000000" w14:paraId="000001B8">
      <w:pPr>
        <w:contextualSpacing w:val="0"/>
        <w:rPr/>
      </w:pPr>
      <w:r w:rsidDel="00000000" w:rsidR="00000000" w:rsidRPr="00000000">
        <w:rPr>
          <w:rFonts w:ascii="Arial Unicode MS" w:cs="Arial Unicode MS" w:eastAsia="Arial Unicode MS" w:hAnsi="Arial Unicode MS"/>
          <w:b w:val="1"/>
          <w:color w:val="579a78"/>
          <w:sz w:val="36"/>
          <w:szCs w:val="36"/>
          <w:rtl w:val="0"/>
        </w:rPr>
        <w:t xml:space="preserve">治理结构</w:t>
      </w:r>
      <w:r w:rsidDel="00000000" w:rsidR="00000000" w:rsidRPr="00000000">
        <w:rPr>
          <w:rtl w:val="0"/>
        </w:rPr>
      </w:r>
    </w:p>
    <w:p w:rsidR="00000000" w:rsidDel="00000000" w:rsidP="00000000" w:rsidRDefault="00000000" w:rsidRPr="00000000" w14:paraId="000001B9">
      <w:pPr>
        <w:contextualSpacing w:val="0"/>
        <w:rPr/>
      </w:pPr>
      <w:r w:rsidDel="00000000" w:rsidR="00000000" w:rsidRPr="00000000">
        <w:rPr>
          <w:rtl w:val="0"/>
        </w:rPr>
      </w:r>
    </w:p>
    <w:p w:rsidR="00000000" w:rsidDel="00000000" w:rsidP="00000000" w:rsidRDefault="00000000" w:rsidRPr="00000000" w14:paraId="000001BA">
      <w:pPr>
        <w:pStyle w:val="Heading4"/>
        <w:spacing w:after="0" w:before="0" w:lineRule="auto"/>
        <w:contextualSpacing w:val="0"/>
        <w:rPr>
          <w:rFonts w:ascii="Microsoft Yahei" w:cs="Microsoft Yahei" w:eastAsia="Microsoft Yahei" w:hAnsi="Microsoft Yahei"/>
          <w:b w:val="1"/>
          <w:color w:val="579a78"/>
          <w:sz w:val="30"/>
          <w:szCs w:val="30"/>
        </w:rPr>
      </w:pPr>
      <w:bookmarkStart w:colFirst="0" w:colLast="0" w:name="_zen9w8mboy2r" w:id="25"/>
      <w:bookmarkEnd w:id="25"/>
      <w:r w:rsidDel="00000000" w:rsidR="00000000" w:rsidRPr="00000000">
        <w:rPr>
          <w:rFonts w:ascii="Microsoft Yahei" w:cs="Microsoft Yahei" w:eastAsia="Microsoft Yahei" w:hAnsi="Microsoft Yahei"/>
          <w:color w:val="579a78"/>
          <w:sz w:val="30"/>
          <w:szCs w:val="30"/>
          <w:rtl w:val="0"/>
        </w:rPr>
        <w:t xml:space="preserve">基金会</w:t>
      </w:r>
      <w:r w:rsidDel="00000000" w:rsidR="00000000" w:rsidRPr="00000000">
        <w:rPr>
          <w:rtl w:val="0"/>
        </w:rPr>
      </w:r>
    </w:p>
    <w:p w:rsidR="00000000" w:rsidDel="00000000" w:rsidP="00000000" w:rsidRDefault="00000000" w:rsidRPr="00000000" w14:paraId="000001BB">
      <w:pPr>
        <w:contextualSpacing w:val="0"/>
        <w:rPr/>
      </w:pPr>
      <w:r w:rsidDel="00000000" w:rsidR="00000000" w:rsidRPr="00000000">
        <w:rPr>
          <w:rtl w:val="0"/>
        </w:rPr>
      </w:r>
    </w:p>
    <w:p w:rsidR="00000000" w:rsidDel="00000000" w:rsidP="00000000" w:rsidRDefault="00000000" w:rsidRPr="00000000" w14:paraId="000001BC">
      <w:pPr>
        <w:contextualSpacing w:val="0"/>
        <w:rPr/>
      </w:pPr>
      <w:r w:rsidDel="00000000" w:rsidR="00000000" w:rsidRPr="00000000">
        <w:rPr>
          <w:rFonts w:ascii="Arial Unicode MS" w:cs="Arial Unicode MS" w:eastAsia="Arial Unicode MS" w:hAnsi="Arial Unicode MS"/>
          <w:rtl w:val="0"/>
        </w:rPr>
        <w:t xml:space="preserve">官方目前未在公开渠道披露有关基金会建立或者治理机制的信息，经标准共识与官方电报群管理人员沟通核实，官方确认目前没有对此做相关披露。</w:t>
      </w:r>
    </w:p>
    <w:p w:rsidR="00000000" w:rsidDel="00000000" w:rsidP="00000000" w:rsidRDefault="00000000" w:rsidRPr="00000000" w14:paraId="000001BD">
      <w:pPr>
        <w:contextualSpacing w:val="0"/>
        <w:rPr/>
      </w:pPr>
      <w:r w:rsidDel="00000000" w:rsidR="00000000" w:rsidRPr="00000000">
        <w:rPr>
          <w:rtl w:val="0"/>
        </w:rPr>
      </w:r>
    </w:p>
    <w:p w:rsidR="00000000" w:rsidDel="00000000" w:rsidP="00000000" w:rsidRDefault="00000000" w:rsidRPr="00000000" w14:paraId="000001BE">
      <w:pPr>
        <w:contextualSpacing w:val="0"/>
        <w:rPr/>
      </w:pPr>
      <w:r w:rsidDel="00000000" w:rsidR="00000000" w:rsidRPr="00000000">
        <w:rPr>
          <w:rtl w:val="0"/>
        </w:rPr>
      </w:r>
    </w:p>
    <w:p w:rsidR="00000000" w:rsidDel="00000000" w:rsidP="00000000" w:rsidRDefault="00000000" w:rsidRPr="00000000" w14:paraId="000001BF">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1C0">
      <w:pPr>
        <w:contextualSpacing w:val="0"/>
        <w:rPr/>
      </w:pPr>
      <w:r w:rsidDel="00000000" w:rsidR="00000000" w:rsidRPr="00000000">
        <w:rPr>
          <w:rtl w:val="0"/>
        </w:rPr>
      </w:r>
    </w:p>
    <w:p w:rsidR="00000000" w:rsidDel="00000000" w:rsidP="00000000" w:rsidRDefault="00000000" w:rsidRPr="00000000" w14:paraId="000001C1">
      <w:pPr>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官方未披露 Kyber Network Private Limited 公司和基金会的详细治理结构信息，此处存在一定风险。</w:t>
        <w:br w:type="textWrapping"/>
      </w:r>
    </w:p>
    <w:p w:rsidR="00000000" w:rsidDel="00000000" w:rsidP="00000000" w:rsidRDefault="00000000" w:rsidRPr="00000000" w14:paraId="000001C2">
      <w:pPr>
        <w:pStyle w:val="Heading3"/>
        <w:spacing w:line="360" w:lineRule="auto"/>
        <w:contextualSpacing w:val="0"/>
        <w:rPr>
          <w:b w:val="1"/>
          <w:color w:val="579a78"/>
          <w:sz w:val="36"/>
          <w:szCs w:val="36"/>
        </w:rPr>
      </w:pPr>
      <w:bookmarkStart w:colFirst="0" w:colLast="0" w:name="_45ax5tmijkme" w:id="26"/>
      <w:bookmarkEnd w:id="26"/>
      <w:r w:rsidDel="00000000" w:rsidR="00000000" w:rsidRPr="00000000">
        <w:rPr>
          <w:rFonts w:ascii="Arial Unicode MS" w:cs="Arial Unicode MS" w:eastAsia="Arial Unicode MS" w:hAnsi="Arial Unicode MS"/>
          <w:b w:val="1"/>
          <w:color w:val="579a78"/>
          <w:sz w:val="36"/>
          <w:szCs w:val="36"/>
          <w:rtl w:val="0"/>
        </w:rPr>
        <w:t xml:space="preserve">项目履约情况</w:t>
      </w:r>
    </w:p>
    <w:p w:rsidR="00000000" w:rsidDel="00000000" w:rsidP="00000000" w:rsidRDefault="00000000" w:rsidRPr="00000000" w14:paraId="000001C3">
      <w:pPr>
        <w:ind w:left="0" w:firstLine="0"/>
        <w:contextualSpacing w:val="0"/>
        <w:rPr/>
      </w:pPr>
      <w:r w:rsidDel="00000000" w:rsidR="00000000" w:rsidRPr="00000000">
        <w:rPr>
          <w:rFonts w:ascii="Arial Unicode MS" w:cs="Arial Unicode MS" w:eastAsia="Arial Unicode MS" w:hAnsi="Arial Unicode MS"/>
          <w:rtl w:val="0"/>
        </w:rPr>
        <w:t xml:space="preserve">根据白皮书披露， KyberNetwork 的路线图如下所示：</w:t>
      </w:r>
    </w:p>
    <w:p w:rsidR="00000000" w:rsidDel="00000000" w:rsidP="00000000" w:rsidRDefault="00000000" w:rsidRPr="00000000" w14:paraId="000001C4">
      <w:pPr>
        <w:ind w:left="0" w:firstLine="0"/>
        <w:contextualSpacing w:val="0"/>
        <w:rPr/>
      </w:pPr>
      <w:r w:rsidDel="00000000" w:rsidR="00000000" w:rsidRPr="00000000">
        <w:rPr>
          <w:rtl w:val="0"/>
        </w:rPr>
      </w:r>
    </w:p>
    <w:tbl>
      <w:tblPr>
        <w:tblStyle w:val="Table5"/>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20"/>
        <w:gridCol w:w="4230"/>
        <w:gridCol w:w="2490"/>
        <w:tblGridChange w:id="0">
          <w:tblGrid>
            <w:gridCol w:w="1620"/>
            <w:gridCol w:w="4230"/>
            <w:gridCol w:w="2490"/>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C5">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C6">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生态体系规划</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C7">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8">
            <w:pPr>
              <w:widowControl w:val="0"/>
              <w:spacing w:line="240" w:lineRule="auto"/>
              <w:contextualSpacing w:val="0"/>
              <w:jc w:val="center"/>
              <w:rPr/>
            </w:pPr>
            <w:r w:rsidDel="00000000" w:rsidR="00000000" w:rsidRPr="00000000">
              <w:rPr>
                <w:rtl w:val="0"/>
              </w:rPr>
              <w:t xml:space="preserve">2017</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9">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开发平台 MVP 版本；</w:t>
            </w:r>
          </w:p>
          <w:p w:rsidR="00000000" w:rsidDel="00000000" w:rsidP="00000000" w:rsidRDefault="00000000" w:rsidRPr="00000000" w14:paraId="000001C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MVP 公开发布；</w:t>
            </w:r>
          </w:p>
          <w:p w:rsidR="00000000" w:rsidDel="00000000" w:rsidP="00000000" w:rsidRDefault="00000000" w:rsidRPr="00000000" w14:paraId="000001CB">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以太坊部署测试相关合约。</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C">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CD">
            <w:pPr>
              <w:widowControl w:val="0"/>
              <w:spacing w:line="240" w:lineRule="auto"/>
              <w:contextualSpacing w:val="0"/>
              <w:jc w:val="center"/>
              <w:rPr/>
            </w:pPr>
            <w:r w:rsidDel="00000000" w:rsidR="00000000" w:rsidRPr="00000000">
              <w:rPr>
                <w:rtl w:val="0"/>
              </w:rPr>
              <w:t xml:space="preserve">  2018 Q1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CE">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主网上部署第一个版本 KyberNetwork；</w:t>
            </w:r>
          </w:p>
          <w:p w:rsidR="00000000" w:rsidDel="00000000" w:rsidP="00000000" w:rsidRDefault="00000000" w:rsidRPr="00000000" w14:paraId="000001CF">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与 MyEtherWallet，Status，Jaxx 等电子钱包提供商合作。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0">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筹备中</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1">
            <w:pPr>
              <w:widowControl w:val="0"/>
              <w:spacing w:line="240" w:lineRule="auto"/>
              <w:contextualSpacing w:val="0"/>
              <w:jc w:val="center"/>
              <w:rPr/>
            </w:pPr>
            <w:r w:rsidDel="00000000" w:rsidR="00000000" w:rsidRPr="00000000">
              <w:rPr>
                <w:rtl w:val="0"/>
              </w:rPr>
              <w:t xml:space="preserve">2018 Q2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2">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网络支持的代币数量、获取更多储备；</w:t>
            </w:r>
          </w:p>
          <w:p w:rsidR="00000000" w:rsidDel="00000000" w:rsidP="00000000" w:rsidRDefault="00000000" w:rsidRPr="00000000" w14:paraId="000001D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构建平台化的 API。</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4">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待实施</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5">
            <w:pPr>
              <w:widowControl w:val="0"/>
              <w:spacing w:line="240" w:lineRule="auto"/>
              <w:contextualSpacing w:val="0"/>
              <w:jc w:val="center"/>
              <w:rPr/>
            </w:pPr>
            <w:r w:rsidDel="00000000" w:rsidR="00000000" w:rsidRPr="00000000">
              <w:rPr>
                <w:rtl w:val="0"/>
              </w:rPr>
              <w:t xml:space="preserve">2018 Q4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支持高级金融工具；</w:t>
            </w:r>
          </w:p>
          <w:p w:rsidR="00000000" w:rsidDel="00000000" w:rsidP="00000000" w:rsidRDefault="00000000" w:rsidRPr="00000000" w14:paraId="000001D7">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计划和对冲基金平台合作。</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8">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待实施</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D9">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 2018年末/2019年初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支持不同代币跨链交易。</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DB">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实现技术待定</w:t>
            </w:r>
          </w:p>
        </w:tc>
      </w:tr>
    </w:tbl>
    <w:p w:rsidR="00000000" w:rsidDel="00000000" w:rsidP="00000000" w:rsidRDefault="00000000" w:rsidRPr="00000000" w14:paraId="000001DC">
      <w:pPr>
        <w:shd w:fill="ffffff" w:val="clear"/>
        <w:spacing w:after="160" w:lineRule="auto"/>
        <w:contextualSpacing w:val="0"/>
        <w:rPr/>
      </w:pPr>
      <w:r w:rsidDel="00000000" w:rsidR="00000000" w:rsidRPr="00000000">
        <w:rPr>
          <w:rtl w:val="0"/>
        </w:rPr>
      </w:r>
    </w:p>
    <w:p w:rsidR="00000000" w:rsidDel="00000000" w:rsidP="00000000" w:rsidRDefault="00000000" w:rsidRPr="00000000" w14:paraId="000001DD">
      <w:pPr>
        <w:shd w:fill="ffffff" w:val="clear"/>
        <w:spacing w:after="160" w:lineRule="auto"/>
        <w:contextualSpacing w:val="0"/>
        <w:rPr/>
      </w:pPr>
      <w:r w:rsidDel="00000000" w:rsidR="00000000" w:rsidRPr="00000000">
        <w:rPr>
          <w:rFonts w:ascii="Arial Unicode MS" w:cs="Arial Unicode MS" w:eastAsia="Arial Unicode MS" w:hAnsi="Arial Unicode MS"/>
          <w:rtl w:val="0"/>
        </w:rPr>
        <w:t xml:space="preserve">2018 年 6 月 8 日，KyberNetwork 2.0 大会上介绍将对路线图进行更新。根据官网披露，KyberNetwork 更新后的路径图如下所示：</w:t>
      </w:r>
    </w:p>
    <w:p w:rsidR="00000000" w:rsidDel="00000000" w:rsidP="00000000" w:rsidRDefault="00000000" w:rsidRPr="00000000" w14:paraId="000001DE">
      <w:pPr>
        <w:ind w:left="720" w:firstLine="0"/>
        <w:contextualSpacing w:val="0"/>
        <w:rPr/>
      </w:pPr>
      <w:r w:rsidDel="00000000" w:rsidR="00000000" w:rsidRPr="00000000">
        <w:rPr>
          <w:rtl w:val="0"/>
        </w:rPr>
      </w:r>
    </w:p>
    <w:p w:rsidR="00000000" w:rsidDel="00000000" w:rsidP="00000000" w:rsidRDefault="00000000" w:rsidRPr="00000000" w14:paraId="000001DF">
      <w:pPr>
        <w:ind w:left="720" w:firstLine="0"/>
        <w:contextualSpacing w:val="0"/>
        <w:rPr/>
      </w:pPr>
      <w:r w:rsidDel="00000000" w:rsidR="00000000" w:rsidRPr="00000000">
        <w:rPr>
          <w:rtl w:val="0"/>
        </w:rPr>
      </w:r>
    </w:p>
    <w:p w:rsidR="00000000" w:rsidDel="00000000" w:rsidP="00000000" w:rsidRDefault="00000000" w:rsidRPr="00000000" w14:paraId="000001E0">
      <w:pPr>
        <w:ind w:left="720" w:firstLine="0"/>
        <w:contextualSpacing w:val="0"/>
        <w:rPr/>
      </w:pPr>
      <w:r w:rsidDel="00000000" w:rsidR="00000000" w:rsidRPr="00000000">
        <w:rPr>
          <w:rtl w:val="0"/>
        </w:rPr>
      </w:r>
    </w:p>
    <w:p w:rsidR="00000000" w:rsidDel="00000000" w:rsidP="00000000" w:rsidRDefault="00000000" w:rsidRPr="00000000" w14:paraId="000001E1">
      <w:pPr>
        <w:ind w:left="720" w:firstLine="0"/>
        <w:contextualSpacing w:val="0"/>
        <w:rPr/>
      </w:pPr>
      <w:r w:rsidDel="00000000" w:rsidR="00000000" w:rsidRPr="00000000">
        <w:rPr>
          <w:rtl w:val="0"/>
        </w:rPr>
      </w:r>
    </w:p>
    <w:p w:rsidR="00000000" w:rsidDel="00000000" w:rsidP="00000000" w:rsidRDefault="00000000" w:rsidRPr="00000000" w14:paraId="000001E2">
      <w:pPr>
        <w:ind w:left="720" w:firstLine="0"/>
        <w:contextualSpacing w:val="0"/>
        <w:rPr/>
      </w:pPr>
      <w:r w:rsidDel="00000000" w:rsidR="00000000" w:rsidRPr="00000000">
        <w:rPr>
          <w:rtl w:val="0"/>
        </w:rPr>
      </w:r>
    </w:p>
    <w:p w:rsidR="00000000" w:rsidDel="00000000" w:rsidP="00000000" w:rsidRDefault="00000000" w:rsidRPr="00000000" w14:paraId="000001E3">
      <w:pPr>
        <w:ind w:left="720" w:firstLine="0"/>
        <w:contextualSpacing w:val="0"/>
        <w:rPr/>
      </w:pPr>
      <w:r w:rsidDel="00000000" w:rsidR="00000000" w:rsidRPr="00000000">
        <w:rPr>
          <w:rtl w:val="0"/>
        </w:rPr>
      </w:r>
    </w:p>
    <w:p w:rsidR="00000000" w:rsidDel="00000000" w:rsidP="00000000" w:rsidRDefault="00000000" w:rsidRPr="00000000" w14:paraId="000001E4">
      <w:pPr>
        <w:ind w:left="720" w:firstLine="0"/>
        <w:contextualSpacing w:val="0"/>
        <w:rPr/>
      </w:pPr>
      <w:r w:rsidDel="00000000" w:rsidR="00000000" w:rsidRPr="00000000">
        <w:rPr>
          <w:rtl w:val="0"/>
        </w:rPr>
      </w:r>
    </w:p>
    <w:p w:rsidR="00000000" w:rsidDel="00000000" w:rsidP="00000000" w:rsidRDefault="00000000" w:rsidRPr="00000000" w14:paraId="000001E5">
      <w:pPr>
        <w:ind w:left="720" w:firstLine="0"/>
        <w:contextualSpacing w:val="0"/>
        <w:rPr/>
      </w:pPr>
      <w:r w:rsidDel="00000000" w:rsidR="00000000" w:rsidRPr="00000000">
        <w:rPr>
          <w:rtl w:val="0"/>
        </w:rPr>
      </w:r>
    </w:p>
    <w:p w:rsidR="00000000" w:rsidDel="00000000" w:rsidP="00000000" w:rsidRDefault="00000000" w:rsidRPr="00000000" w14:paraId="000001E6">
      <w:pPr>
        <w:ind w:left="720" w:firstLine="0"/>
        <w:contextualSpacing w:val="0"/>
        <w:rPr/>
      </w:pPr>
      <w:r w:rsidDel="00000000" w:rsidR="00000000" w:rsidRPr="00000000">
        <w:rPr>
          <w:rtl w:val="0"/>
        </w:rPr>
      </w:r>
    </w:p>
    <w:p w:rsidR="00000000" w:rsidDel="00000000" w:rsidP="00000000" w:rsidRDefault="00000000" w:rsidRPr="00000000" w14:paraId="000001E7">
      <w:pPr>
        <w:ind w:left="720" w:firstLine="0"/>
        <w:contextualSpacing w:val="0"/>
        <w:rPr/>
      </w:pPr>
      <w:r w:rsidDel="00000000" w:rsidR="00000000" w:rsidRPr="00000000">
        <w:rPr>
          <w:rtl w:val="0"/>
        </w:rPr>
      </w:r>
    </w:p>
    <w:p w:rsidR="00000000" w:rsidDel="00000000" w:rsidP="00000000" w:rsidRDefault="00000000" w:rsidRPr="00000000" w14:paraId="000001E8">
      <w:pPr>
        <w:ind w:left="720" w:firstLine="0"/>
        <w:contextualSpacing w:val="0"/>
        <w:rPr/>
      </w:pPr>
      <w:r w:rsidDel="00000000" w:rsidR="00000000" w:rsidRPr="00000000">
        <w:rPr>
          <w:rtl w:val="0"/>
        </w:rPr>
      </w:r>
    </w:p>
    <w:p w:rsidR="00000000" w:rsidDel="00000000" w:rsidP="00000000" w:rsidRDefault="00000000" w:rsidRPr="00000000" w14:paraId="000001E9">
      <w:pPr>
        <w:ind w:left="720" w:firstLine="0"/>
        <w:contextualSpacing w:val="0"/>
        <w:rPr/>
      </w:pPr>
      <w:r w:rsidDel="00000000" w:rsidR="00000000" w:rsidRPr="00000000">
        <w:rPr>
          <w:rtl w:val="0"/>
        </w:rPr>
      </w:r>
    </w:p>
    <w:p w:rsidR="00000000" w:rsidDel="00000000" w:rsidP="00000000" w:rsidRDefault="00000000" w:rsidRPr="00000000" w14:paraId="000001EA">
      <w:pPr>
        <w:ind w:left="720" w:firstLine="0"/>
        <w:contextualSpacing w:val="0"/>
        <w:rPr/>
      </w:pPr>
      <w:r w:rsidDel="00000000" w:rsidR="00000000" w:rsidRPr="00000000">
        <w:rPr>
          <w:rtl w:val="0"/>
        </w:rPr>
      </w:r>
    </w:p>
    <w:p w:rsidR="00000000" w:rsidDel="00000000" w:rsidP="00000000" w:rsidRDefault="00000000" w:rsidRPr="00000000" w14:paraId="000001EB">
      <w:pPr>
        <w:ind w:left="720" w:firstLine="0"/>
        <w:contextualSpacing w:val="0"/>
        <w:rPr/>
      </w:pPr>
      <w:r w:rsidDel="00000000" w:rsidR="00000000" w:rsidRPr="00000000">
        <w:rPr>
          <w:rtl w:val="0"/>
        </w:rPr>
      </w:r>
    </w:p>
    <w:p w:rsidR="00000000" w:rsidDel="00000000" w:rsidP="00000000" w:rsidRDefault="00000000" w:rsidRPr="00000000" w14:paraId="000001EC">
      <w:pPr>
        <w:ind w:left="720" w:firstLine="0"/>
        <w:contextualSpacing w:val="0"/>
        <w:rPr/>
      </w:pPr>
      <w:r w:rsidDel="00000000" w:rsidR="00000000" w:rsidRPr="00000000">
        <w:rPr>
          <w:rtl w:val="0"/>
        </w:rPr>
      </w:r>
    </w:p>
    <w:p w:rsidR="00000000" w:rsidDel="00000000" w:rsidP="00000000" w:rsidRDefault="00000000" w:rsidRPr="00000000" w14:paraId="000001ED">
      <w:pPr>
        <w:ind w:left="720" w:firstLine="0"/>
        <w:contextualSpacing w:val="0"/>
        <w:rPr/>
      </w:pPr>
      <w:r w:rsidDel="00000000" w:rsidR="00000000" w:rsidRPr="00000000">
        <w:rPr>
          <w:rtl w:val="0"/>
        </w:rPr>
      </w:r>
    </w:p>
    <w:tbl>
      <w:tblPr>
        <w:tblStyle w:val="Table6"/>
        <w:tblW w:w="834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15"/>
        <w:gridCol w:w="3615"/>
        <w:gridCol w:w="2910"/>
        <w:tblGridChange w:id="0">
          <w:tblGrid>
            <w:gridCol w:w="1815"/>
            <w:gridCol w:w="3615"/>
            <w:gridCol w:w="2910"/>
          </w:tblGrid>
        </w:tblGridChange>
      </w:tblGrid>
      <w:tr>
        <w:tc>
          <w:tcPr>
            <w:shd w:fill="999999" w:val="clear"/>
            <w:tcMar>
              <w:top w:w="100.0" w:type="dxa"/>
              <w:left w:w="100.0" w:type="dxa"/>
              <w:bottom w:w="100.0" w:type="dxa"/>
              <w:right w:w="100.0" w:type="dxa"/>
            </w:tcMar>
            <w:vAlign w:val="center"/>
          </w:tcPr>
          <w:p w:rsidR="00000000" w:rsidDel="00000000" w:rsidP="00000000" w:rsidRDefault="00000000" w:rsidRPr="00000000" w14:paraId="000001E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时间</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EF">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生态体系规划</w:t>
            </w:r>
          </w:p>
        </w:tc>
        <w:tc>
          <w:tcPr>
            <w:shd w:fill="999999" w:val="clear"/>
            <w:tcMar>
              <w:top w:w="100.0" w:type="dxa"/>
              <w:left w:w="100.0" w:type="dxa"/>
              <w:bottom w:w="100.0" w:type="dxa"/>
              <w:right w:w="100.0" w:type="dxa"/>
            </w:tcMar>
            <w:vAlign w:val="center"/>
          </w:tcPr>
          <w:p w:rsidR="00000000" w:rsidDel="00000000" w:rsidP="00000000" w:rsidRDefault="00000000" w:rsidRPr="00000000" w14:paraId="000001F0">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落地情况</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1F1">
            <w:pPr>
              <w:widowControl w:val="0"/>
              <w:spacing w:line="240" w:lineRule="auto"/>
              <w:contextualSpacing w:val="0"/>
              <w:jc w:val="center"/>
              <w:rPr/>
            </w:pPr>
            <w:r w:rsidDel="00000000" w:rsidR="00000000" w:rsidRPr="00000000">
              <w:rPr>
                <w:rtl w:val="0"/>
              </w:rPr>
              <w:t xml:space="preserve">    2018 Q1</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2">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主网发布</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3">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已完成</w:t>
            </w:r>
          </w:p>
        </w:tc>
      </w:tr>
      <w:tr>
        <w:trPr>
          <w:trHeight w:val="10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4">
            <w:pPr>
              <w:widowControl w:val="0"/>
              <w:spacing w:line="240" w:lineRule="auto"/>
              <w:contextualSpacing w:val="0"/>
              <w:jc w:val="center"/>
              <w:rPr/>
            </w:pPr>
            <w:r w:rsidDel="00000000" w:rsidR="00000000" w:rsidRPr="00000000">
              <w:rPr>
                <w:rtl w:val="0"/>
              </w:rPr>
              <w:t xml:space="preserve">    2018 Q2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5">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宣布去中心化流动性网络；</w:t>
            </w:r>
          </w:p>
          <w:p w:rsidR="00000000" w:rsidDel="00000000" w:rsidP="00000000" w:rsidRDefault="00000000" w:rsidRPr="00000000" w14:paraId="000001F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支持 ERC-ERC 兑换；</w:t>
            </w:r>
          </w:p>
          <w:p w:rsidR="00000000" w:rsidDel="00000000" w:rsidP="00000000" w:rsidRDefault="00000000" w:rsidRPr="00000000" w14:paraId="000001F7">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宣布 KyberGO 平台。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8">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筹备中</w:t>
            </w:r>
          </w:p>
        </w:tc>
      </w:tr>
      <w:tr>
        <w:trPr>
          <w:trHeight w:val="96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9">
            <w:pPr>
              <w:widowControl w:val="0"/>
              <w:spacing w:line="240" w:lineRule="auto"/>
              <w:contextualSpacing w:val="0"/>
              <w:jc w:val="center"/>
              <w:rPr/>
            </w:pPr>
            <w:r w:rsidDel="00000000" w:rsidR="00000000" w:rsidRPr="00000000">
              <w:rPr>
                <w:rtl w:val="0"/>
              </w:rPr>
              <w:t xml:space="preserve">    2018 Q3</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A">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宣布 Gormos 的详细信息；</w:t>
            </w:r>
          </w:p>
          <w:p w:rsidR="00000000" w:rsidDel="00000000" w:rsidP="00000000" w:rsidRDefault="00000000" w:rsidRPr="00000000" w14:paraId="000001FB">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发布更多的开发者 API；</w:t>
            </w:r>
          </w:p>
          <w:p w:rsidR="00000000" w:rsidDel="00000000" w:rsidP="00000000" w:rsidRDefault="00000000" w:rsidRPr="00000000" w14:paraId="000001FC">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启动 KyberGO 平台。</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D">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待实施</w:t>
            </w:r>
          </w:p>
        </w:tc>
      </w:tr>
      <w:tr>
        <w:trPr>
          <w:trHeight w:val="720" w:hRule="atLeast"/>
        </w:trPr>
        <w:tc>
          <w:tcPr>
            <w:shd w:fill="auto" w:val="clear"/>
            <w:tcMar>
              <w:top w:w="100.0" w:type="dxa"/>
              <w:left w:w="100.0" w:type="dxa"/>
              <w:bottom w:w="100.0" w:type="dxa"/>
              <w:right w:w="100.0" w:type="dxa"/>
            </w:tcMar>
            <w:vAlign w:val="center"/>
          </w:tcPr>
          <w:p w:rsidR="00000000" w:rsidDel="00000000" w:rsidP="00000000" w:rsidRDefault="00000000" w:rsidRPr="00000000" w14:paraId="000001FE">
            <w:pPr>
              <w:widowControl w:val="0"/>
              <w:spacing w:line="240" w:lineRule="auto"/>
              <w:contextualSpacing w:val="0"/>
              <w:jc w:val="center"/>
              <w:rPr/>
            </w:pPr>
            <w:r w:rsidDel="00000000" w:rsidR="00000000" w:rsidRPr="00000000">
              <w:rPr>
                <w:rtl w:val="0"/>
              </w:rPr>
              <w:t xml:space="preserve">    2018 Q4</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FF">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支持跨链；</w:t>
            </w:r>
          </w:p>
          <w:p w:rsidR="00000000" w:rsidDel="00000000" w:rsidP="00000000" w:rsidRDefault="00000000" w:rsidRPr="00000000" w14:paraId="00000200">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开放储备库。</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1">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待实施</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02">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    2019 年初</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3">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支持高级金融工具</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4">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待实施</w:t>
            </w:r>
          </w:p>
        </w:tc>
      </w:tr>
      <w:tr>
        <w:tc>
          <w:tcPr>
            <w:shd w:fill="auto" w:val="clear"/>
            <w:tcMar>
              <w:top w:w="100.0" w:type="dxa"/>
              <w:left w:w="100.0" w:type="dxa"/>
              <w:bottom w:w="100.0" w:type="dxa"/>
              <w:right w:w="100.0" w:type="dxa"/>
            </w:tcMar>
            <w:vAlign w:val="center"/>
          </w:tcPr>
          <w:p w:rsidR="00000000" w:rsidDel="00000000" w:rsidP="00000000" w:rsidRDefault="00000000" w:rsidRPr="00000000" w14:paraId="00000205">
            <w:pPr>
              <w:widowControl w:val="0"/>
              <w:spacing w:line="240" w:lineRule="auto"/>
              <w:contextualSpacing w:val="0"/>
              <w:jc w:val="center"/>
              <w:rPr/>
            </w:pPr>
            <w:r w:rsidDel="00000000" w:rsidR="00000000" w:rsidRPr="00000000">
              <w:rPr>
                <w:rtl w:val="0"/>
              </w:rPr>
              <w:t xml:space="preserve">    2019 Q2</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6">
            <w:pPr>
              <w:widowControl w:val="0"/>
              <w:spacing w:line="240" w:lineRule="auto"/>
              <w:contextualSpacing w:val="0"/>
              <w:rPr/>
            </w:pPr>
            <w:r w:rsidDel="00000000" w:rsidR="00000000" w:rsidRPr="00000000">
              <w:rPr>
                <w:rFonts w:ascii="Arial Unicode MS" w:cs="Arial Unicode MS" w:eastAsia="Arial Unicode MS" w:hAnsi="Arial Unicode MS"/>
                <w:rtl w:val="0"/>
              </w:rPr>
              <w:t xml:space="preserve">启动 Gormos 测试网</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207">
            <w:pPr>
              <w:widowControl w:val="0"/>
              <w:spacing w:line="240" w:lineRule="auto"/>
              <w:contextualSpacing w:val="0"/>
              <w:jc w:val="center"/>
              <w:rPr/>
            </w:pPr>
            <w:r w:rsidDel="00000000" w:rsidR="00000000" w:rsidRPr="00000000">
              <w:rPr>
                <w:rFonts w:ascii="Arial Unicode MS" w:cs="Arial Unicode MS" w:eastAsia="Arial Unicode MS" w:hAnsi="Arial Unicode MS"/>
                <w:rtl w:val="0"/>
              </w:rPr>
              <w:t xml:space="preserve">待实施</w:t>
            </w:r>
          </w:p>
        </w:tc>
      </w:tr>
    </w:tbl>
    <w:p w:rsidR="00000000" w:rsidDel="00000000" w:rsidP="00000000" w:rsidRDefault="00000000" w:rsidRPr="00000000" w14:paraId="00000208">
      <w:pPr>
        <w:shd w:fill="ffffff" w:val="clear"/>
        <w:spacing w:after="160" w:lineRule="auto"/>
        <w:contextualSpacing w:val="0"/>
        <w:rPr/>
      </w:pPr>
      <w:r w:rsidDel="00000000" w:rsidR="00000000" w:rsidRPr="00000000">
        <w:rPr>
          <w:rtl w:val="0"/>
        </w:rPr>
      </w:r>
    </w:p>
    <w:p w:rsidR="00000000" w:rsidDel="00000000" w:rsidP="00000000" w:rsidRDefault="00000000" w:rsidRPr="00000000" w14:paraId="00000209">
      <w:pPr>
        <w:contextualSpacing w:val="0"/>
        <w:rPr/>
      </w:pPr>
      <w:r w:rsidDel="00000000" w:rsidR="00000000" w:rsidRPr="00000000">
        <w:rPr>
          <w:rtl w:val="0"/>
        </w:rPr>
      </w:r>
    </w:p>
    <w:p w:rsidR="00000000" w:rsidDel="00000000" w:rsidP="00000000" w:rsidRDefault="00000000" w:rsidRPr="00000000" w14:paraId="0000020A">
      <w:pPr>
        <w:contextualSpacing w:val="0"/>
        <w:rPr/>
      </w:pPr>
      <w:r w:rsidDel="00000000" w:rsidR="00000000" w:rsidRPr="00000000">
        <w:rPr>
          <w:rtl w:val="0"/>
        </w:rPr>
      </w:r>
    </w:p>
    <w:p w:rsidR="00000000" w:rsidDel="00000000" w:rsidP="00000000" w:rsidRDefault="00000000" w:rsidRPr="00000000" w14:paraId="0000020B">
      <w:pPr>
        <w:contextualSpacing w:val="0"/>
        <w:rPr/>
      </w:pPr>
      <w:r w:rsidDel="00000000" w:rsidR="00000000" w:rsidRPr="00000000">
        <w:rPr>
          <w:rtl w:val="0"/>
        </w:rPr>
      </w:r>
    </w:p>
    <w:p w:rsidR="00000000" w:rsidDel="00000000" w:rsidP="00000000" w:rsidRDefault="00000000" w:rsidRPr="00000000" w14:paraId="0000020C">
      <w:pPr>
        <w:contextualSpacing w:val="0"/>
        <w:rPr/>
      </w:pPr>
      <w:r w:rsidDel="00000000" w:rsidR="00000000" w:rsidRPr="00000000">
        <w:rPr>
          <w:rFonts w:ascii="Arial Unicode MS" w:cs="Arial Unicode MS" w:eastAsia="Arial Unicode MS" w:hAnsi="Arial Unicode MS"/>
          <w:color w:val="579a78"/>
          <w:rtl w:val="0"/>
        </w:rPr>
        <w:t xml:space="preserve">标准共识分析：</w:t>
      </w:r>
      <w:r w:rsidDel="00000000" w:rsidR="00000000" w:rsidRPr="00000000">
        <w:rPr>
          <w:rtl w:val="0"/>
        </w:rPr>
      </w:r>
    </w:p>
    <w:p w:rsidR="00000000" w:rsidDel="00000000" w:rsidP="00000000" w:rsidRDefault="00000000" w:rsidRPr="00000000" w14:paraId="0000020D">
      <w:pPr>
        <w:contextualSpacing w:val="0"/>
        <w:rPr/>
      </w:pPr>
      <w:r w:rsidDel="00000000" w:rsidR="00000000" w:rsidRPr="00000000">
        <w:rPr>
          <w:rtl w:val="0"/>
        </w:rPr>
      </w:r>
    </w:p>
    <w:p w:rsidR="00000000" w:rsidDel="00000000" w:rsidP="00000000" w:rsidRDefault="00000000" w:rsidRPr="00000000" w14:paraId="0000020E">
      <w:pPr>
        <w:contextualSpacing w:val="0"/>
        <w:rPr/>
      </w:pPr>
      <w:r w:rsidDel="00000000" w:rsidR="00000000" w:rsidRPr="00000000">
        <w:rPr>
          <w:rFonts w:ascii="Arial Unicode MS" w:cs="Arial Unicode MS" w:eastAsia="Arial Unicode MS" w:hAnsi="Arial Unicode MS"/>
          <w:rtl w:val="0"/>
        </w:rPr>
        <w:t xml:space="preserve">整体来看，KyberNetwork 项目进展符合白皮书路线图的规划，从</w:t>
      </w:r>
      <w:r w:rsidDel="00000000" w:rsidR="00000000" w:rsidRPr="00000000">
        <w:rPr>
          <w:rtl w:val="0"/>
        </w:rPr>
        <w:t xml:space="preserve"> KyberNetwork </w:t>
      </w:r>
      <w:r w:rsidDel="00000000" w:rsidR="00000000" w:rsidRPr="00000000">
        <w:rPr>
          <w:rFonts w:ascii="Arial Unicode MS" w:cs="Arial Unicode MS" w:eastAsia="Arial Unicode MS" w:hAnsi="Arial Unicode MS"/>
          <w:rtl w:val="0"/>
        </w:rPr>
        <w:t xml:space="preserve">的新旧路线图对比来看，变化体现在以下几点：</w:t>
      </w:r>
    </w:p>
    <w:p w:rsidR="00000000" w:rsidDel="00000000" w:rsidP="00000000" w:rsidRDefault="00000000" w:rsidRPr="00000000" w14:paraId="0000020F">
      <w:pPr>
        <w:contextualSpacing w:val="0"/>
        <w:rPr/>
      </w:pPr>
      <w:r w:rsidDel="00000000" w:rsidR="00000000" w:rsidRPr="00000000">
        <w:rPr>
          <w:rtl w:val="0"/>
        </w:rPr>
      </w:r>
    </w:p>
    <w:p w:rsidR="00000000" w:rsidDel="00000000" w:rsidP="00000000" w:rsidRDefault="00000000" w:rsidRPr="00000000" w14:paraId="00000210">
      <w:pPr>
        <w:contextualSpacing w:val="0"/>
        <w:rPr/>
      </w:pPr>
      <w:r w:rsidDel="00000000" w:rsidR="00000000" w:rsidRPr="00000000">
        <w:rPr>
          <w:rFonts w:ascii="Arial Unicode MS" w:cs="Arial Unicode MS" w:eastAsia="Arial Unicode MS" w:hAnsi="Arial Unicode MS"/>
          <w:rtl w:val="0"/>
        </w:rPr>
        <w:t xml:space="preserve">1）KyberNetwork 增加了新产品 </w:t>
      </w:r>
      <w:r w:rsidDel="00000000" w:rsidR="00000000" w:rsidRPr="00000000">
        <w:rPr>
          <w:rtl w:val="0"/>
        </w:rPr>
        <w:t xml:space="preserve">KyberGO</w:t>
      </w:r>
      <w:r w:rsidDel="00000000" w:rsidR="00000000" w:rsidRPr="00000000">
        <w:rPr>
          <w:rFonts w:ascii="Arial Unicode MS" w:cs="Arial Unicode MS" w:eastAsia="Arial Unicode MS" w:hAnsi="Arial Unicode MS"/>
          <w:rtl w:val="0"/>
        </w:rPr>
        <w:t xml:space="preserve"> 平台 Q3 上线的具体时间规划，根据合作方 Trust Platform 官方消息，其由于自身原因决定终止 7 月 10 日在 KyberGO 的众筹，截止 8 月 1 日，KyberGO 尚未上线，存在落地推迟的可能；</w:t>
      </w:r>
    </w:p>
    <w:p w:rsidR="00000000" w:rsidDel="00000000" w:rsidP="00000000" w:rsidRDefault="00000000" w:rsidRPr="00000000" w14:paraId="00000211">
      <w:pPr>
        <w:contextualSpacing w:val="0"/>
        <w:rPr/>
      </w:pPr>
      <w:r w:rsidDel="00000000" w:rsidR="00000000" w:rsidRPr="00000000">
        <w:rPr>
          <w:rFonts w:ascii="Arial Unicode MS" w:cs="Arial Unicode MS" w:eastAsia="Arial Unicode MS" w:hAnsi="Arial Unicode MS"/>
          <w:rtl w:val="0"/>
        </w:rPr>
        <w:t xml:space="preserve">2）提供高级金融工具的时间点从 2018 Q4 被延后至 2019 年初，时间推迟存在一定风险；</w:t>
      </w:r>
    </w:p>
    <w:p w:rsidR="00000000" w:rsidDel="00000000" w:rsidP="00000000" w:rsidRDefault="00000000" w:rsidRPr="00000000" w14:paraId="00000212">
      <w:pPr>
        <w:contextualSpacing w:val="0"/>
        <w:rPr/>
      </w:pPr>
      <w:r w:rsidDel="00000000" w:rsidR="00000000" w:rsidRPr="00000000">
        <w:rPr>
          <w:rFonts w:ascii="Arial Unicode MS" w:cs="Arial Unicode MS" w:eastAsia="Arial Unicode MS" w:hAnsi="Arial Unicode MS"/>
          <w:rtl w:val="0"/>
        </w:rPr>
        <w:t xml:space="preserve">3）官方宣布将新开发一种名为 Gormos 的新型开源扩容性解决方案，预计性能可能超过 Plasma 和分片解决方案，官方规划 Q3 公布项目细节，暂时没有提供可参考的信息，技术能否落地存在不确定性。</w:t>
      </w:r>
    </w:p>
    <w:p w:rsidR="00000000" w:rsidDel="00000000" w:rsidP="00000000" w:rsidRDefault="00000000" w:rsidRPr="00000000" w14:paraId="00000213">
      <w:pPr>
        <w:contextualSpacing w:val="0"/>
        <w:rPr/>
      </w:pPr>
      <w:r w:rsidDel="00000000" w:rsidR="00000000" w:rsidRPr="00000000">
        <w:rPr>
          <w:rtl w:val="0"/>
        </w:rPr>
      </w:r>
    </w:p>
    <w:p w:rsidR="00000000" w:rsidDel="00000000" w:rsidP="00000000" w:rsidRDefault="00000000" w:rsidRPr="00000000" w14:paraId="00000214">
      <w:pPr>
        <w:contextualSpacing w:val="0"/>
        <w:rPr/>
      </w:pPr>
      <w:r w:rsidDel="00000000" w:rsidR="00000000" w:rsidRPr="00000000">
        <w:rPr/>
        <w:drawing>
          <wp:inline distB="114300" distT="114300" distL="114300" distR="114300">
            <wp:extent cx="5562600" cy="2057400"/>
            <wp:effectExtent b="0" l="0" r="0" t="0"/>
            <wp:docPr id="22" name="image55.png"/>
            <a:graphic>
              <a:graphicData uri="http://schemas.openxmlformats.org/drawingml/2006/picture">
                <pic:pic>
                  <pic:nvPicPr>
                    <pic:cNvPr id="0" name="image55.png"/>
                    <pic:cNvPicPr preferRelativeResize="0"/>
                  </pic:nvPicPr>
                  <pic:blipFill>
                    <a:blip r:embed="rId39"/>
                    <a:srcRect b="0" l="0" r="0" t="0"/>
                    <a:stretch>
                      <a:fillRect/>
                    </a:stretch>
                  </pic:blipFill>
                  <pic:spPr>
                    <a:xfrm>
                      <a:off x="0" y="0"/>
                      <a:ext cx="5562600" cy="2057400"/>
                    </a:xfrm>
                    <a:prstGeom prst="rect"/>
                    <a:ln/>
                  </pic:spPr>
                </pic:pic>
              </a:graphicData>
            </a:graphic>
          </wp:inline>
        </w:drawing>
      </w:r>
      <w:r w:rsidDel="00000000" w:rsidR="00000000" w:rsidRPr="00000000">
        <w:rPr>
          <w:rtl w:val="0"/>
        </w:rPr>
      </w:r>
    </w:p>
    <w:p w:rsidR="00000000" w:rsidDel="00000000" w:rsidP="00000000" w:rsidRDefault="00000000" w:rsidRPr="00000000" w14:paraId="00000215">
      <w:pPr>
        <w:contextualSpacing w:val="0"/>
        <w:rPr/>
      </w:pPr>
      <w:r w:rsidDel="00000000" w:rsidR="00000000" w:rsidRPr="00000000">
        <w:rPr>
          <w:rtl w:val="0"/>
        </w:rPr>
      </w:r>
    </w:p>
    <w:p w:rsidR="00000000" w:rsidDel="00000000" w:rsidP="00000000" w:rsidRDefault="00000000" w:rsidRPr="00000000" w14:paraId="00000216">
      <w:pPr>
        <w:contextualSpacing w:val="0"/>
        <w:rPr/>
      </w:pPr>
      <w:r w:rsidDel="00000000" w:rsidR="00000000" w:rsidRPr="00000000">
        <w:rPr>
          <w:rtl w:val="0"/>
        </w:rPr>
      </w:r>
    </w:p>
    <w:p w:rsidR="00000000" w:rsidDel="00000000" w:rsidP="00000000" w:rsidRDefault="00000000" w:rsidRPr="00000000" w14:paraId="00000217">
      <w:pPr>
        <w:pStyle w:val="Heading3"/>
        <w:pBdr>
          <w:top w:color="auto" w:space="0" w:sz="0" w:val="none"/>
          <w:left w:color="auto" w:space="0" w:sz="0" w:val="none"/>
          <w:bottom w:color="auto" w:space="0" w:sz="0" w:val="none"/>
          <w:right w:color="auto" w:space="0" w:sz="0" w:val="none"/>
          <w:between w:color="auto" w:space="0" w:sz="0" w:val="none"/>
        </w:pBdr>
        <w:shd w:fill="ffffff" w:val="clear"/>
        <w:spacing w:after="0" w:lineRule="auto"/>
        <w:contextualSpacing w:val="0"/>
        <w:jc w:val="both"/>
        <w:rPr>
          <w:b w:val="1"/>
          <w:color w:val="579a78"/>
          <w:sz w:val="36"/>
          <w:szCs w:val="36"/>
        </w:rPr>
      </w:pPr>
      <w:bookmarkStart w:colFirst="0" w:colLast="0" w:name="_g3712453vtes" w:id="27"/>
      <w:bookmarkEnd w:id="27"/>
      <w:r w:rsidDel="00000000" w:rsidR="00000000" w:rsidRPr="00000000">
        <w:rPr>
          <w:rFonts w:ascii="Arial Unicode MS" w:cs="Arial Unicode MS" w:eastAsia="Arial Unicode MS" w:hAnsi="Arial Unicode MS"/>
          <w:b w:val="1"/>
          <w:color w:val="579a78"/>
          <w:sz w:val="36"/>
          <w:szCs w:val="36"/>
          <w:rtl w:val="0"/>
        </w:rPr>
        <w:t xml:space="preserve">项目信息披露义务</w:t>
      </w:r>
    </w:p>
    <w:p w:rsidR="00000000" w:rsidDel="00000000" w:rsidP="00000000" w:rsidRDefault="00000000" w:rsidRPr="00000000" w14:paraId="00000218">
      <w:pPr>
        <w:contextualSpacing w:val="0"/>
        <w:rPr/>
      </w:pPr>
      <w:r w:rsidDel="00000000" w:rsidR="00000000" w:rsidRPr="00000000">
        <w:rPr>
          <w:rtl w:val="0"/>
        </w:rPr>
      </w:r>
    </w:p>
    <w:p w:rsidR="00000000" w:rsidDel="00000000" w:rsidP="00000000" w:rsidRDefault="00000000" w:rsidRPr="00000000" w14:paraId="00000219">
      <w:pPr>
        <w:contextualSpacing w:val="0"/>
        <w:rPr/>
      </w:pPr>
      <w:r w:rsidDel="00000000" w:rsidR="00000000" w:rsidRPr="00000000">
        <w:rPr>
          <w:rFonts w:ascii="Arial Unicode MS" w:cs="Arial Unicode MS" w:eastAsia="Arial Unicode MS" w:hAnsi="Arial Unicode MS"/>
          <w:rtl w:val="0"/>
        </w:rPr>
        <w:t xml:space="preserve">1.项目方建立了双周报制度，有定时披露项目开发进展；</w:t>
      </w:r>
    </w:p>
    <w:p w:rsidR="00000000" w:rsidDel="00000000" w:rsidP="00000000" w:rsidRDefault="00000000" w:rsidRPr="00000000" w14:paraId="0000021A">
      <w:pPr>
        <w:contextualSpacing w:val="0"/>
        <w:rPr/>
      </w:pPr>
      <w:r w:rsidDel="00000000" w:rsidR="00000000" w:rsidRPr="00000000">
        <w:rPr>
          <w:rFonts w:ascii="Arial Unicode MS" w:cs="Arial Unicode MS" w:eastAsia="Arial Unicode MS" w:hAnsi="Arial Unicode MS"/>
          <w:rtl w:val="0"/>
        </w:rPr>
        <w:t xml:space="preserve">2.信息披露渠道较丰富，信息披露的质量较高；</w:t>
      </w:r>
    </w:p>
    <w:p w:rsidR="00000000" w:rsidDel="00000000" w:rsidP="00000000" w:rsidRDefault="00000000" w:rsidRPr="00000000" w14:paraId="0000021B">
      <w:pPr>
        <w:contextualSpacing w:val="0"/>
        <w:rPr/>
      </w:pPr>
      <w:r w:rsidDel="00000000" w:rsidR="00000000" w:rsidRPr="00000000">
        <w:rPr>
          <w:rFonts w:ascii="Arial Unicode MS" w:cs="Arial Unicode MS" w:eastAsia="Arial Unicode MS" w:hAnsi="Arial Unicode MS"/>
          <w:rtl w:val="0"/>
        </w:rPr>
        <w:t xml:space="preserve">3.基金会治理披露缺失；</w:t>
      </w:r>
    </w:p>
    <w:p w:rsidR="00000000" w:rsidDel="00000000" w:rsidP="00000000" w:rsidRDefault="00000000" w:rsidRPr="00000000" w14:paraId="0000021C">
      <w:pPr>
        <w:contextualSpacing w:val="0"/>
        <w:rPr/>
      </w:pPr>
      <w:r w:rsidDel="00000000" w:rsidR="00000000" w:rsidRPr="00000000">
        <w:rPr>
          <w:rFonts w:ascii="Arial Unicode MS" w:cs="Arial Unicode MS" w:eastAsia="Arial Unicode MS" w:hAnsi="Arial Unicode MS"/>
          <w:rtl w:val="0"/>
        </w:rPr>
        <w:t xml:space="preserve">4.项目代码已开源，官网白皮书及官方媒体渠道对产品和技术规划介绍较详细；</w:t>
      </w:r>
    </w:p>
    <w:p w:rsidR="00000000" w:rsidDel="00000000" w:rsidP="00000000" w:rsidRDefault="00000000" w:rsidRPr="00000000" w14:paraId="0000021D">
      <w:pPr>
        <w:contextualSpacing w:val="0"/>
        <w:rPr/>
      </w:pPr>
      <w:r w:rsidDel="00000000" w:rsidR="00000000" w:rsidRPr="00000000">
        <w:rPr>
          <w:rFonts w:ascii="Arial Unicode MS" w:cs="Arial Unicode MS" w:eastAsia="Arial Unicode MS" w:hAnsi="Arial Unicode MS"/>
          <w:rtl w:val="0"/>
        </w:rPr>
        <w:t xml:space="preserve">5.项目官网提供四种语言浏览方式，和包含中英文在内的多种语言的白皮书；</w:t>
      </w:r>
    </w:p>
    <w:p w:rsidR="00000000" w:rsidDel="00000000" w:rsidP="00000000" w:rsidRDefault="00000000" w:rsidRPr="00000000" w14:paraId="0000021E">
      <w:pPr>
        <w:contextualSpacing w:val="0"/>
        <w:rPr/>
      </w:pPr>
      <w:r w:rsidDel="00000000" w:rsidR="00000000" w:rsidRPr="00000000">
        <w:rPr>
          <w:rtl w:val="0"/>
        </w:rPr>
      </w:r>
    </w:p>
    <w:p w:rsidR="00000000" w:rsidDel="00000000" w:rsidP="00000000" w:rsidRDefault="00000000" w:rsidRPr="00000000" w14:paraId="0000021F">
      <w:pPr>
        <w:contextualSpacing w:val="0"/>
        <w:rPr>
          <w:color w:val="579a78"/>
        </w:rPr>
      </w:pPr>
      <w:r w:rsidDel="00000000" w:rsidR="00000000" w:rsidRPr="00000000">
        <w:rPr>
          <w:rFonts w:ascii="Arial Unicode MS" w:cs="Arial Unicode MS" w:eastAsia="Arial Unicode MS" w:hAnsi="Arial Unicode MS"/>
          <w:color w:val="579a78"/>
          <w:rtl w:val="0"/>
        </w:rPr>
        <w:t xml:space="preserve">标准共识分析：</w:t>
      </w:r>
    </w:p>
    <w:p w:rsidR="00000000" w:rsidDel="00000000" w:rsidP="00000000" w:rsidRDefault="00000000" w:rsidRPr="00000000" w14:paraId="00000220">
      <w:pPr>
        <w:contextualSpacing w:val="0"/>
        <w:rPr/>
      </w:pPr>
      <w:r w:rsidDel="00000000" w:rsidR="00000000" w:rsidRPr="00000000">
        <w:rPr>
          <w:rtl w:val="0"/>
        </w:rPr>
      </w:r>
    </w:p>
    <w:p w:rsidR="00000000" w:rsidDel="00000000" w:rsidP="00000000" w:rsidRDefault="00000000" w:rsidRPr="00000000" w14:paraId="00000221">
      <w:pPr>
        <w:contextualSpacing w:val="0"/>
        <w:rPr/>
      </w:pPr>
      <w:r w:rsidDel="00000000" w:rsidR="00000000" w:rsidRPr="00000000">
        <w:rPr>
          <w:rtl w:val="0"/>
        </w:rPr>
        <w:t xml:space="preserve">KyberNetwork </w:t>
      </w:r>
      <w:r w:rsidDel="00000000" w:rsidR="00000000" w:rsidRPr="00000000">
        <w:rPr>
          <w:rFonts w:ascii="Arial Unicode MS" w:cs="Arial Unicode MS" w:eastAsia="Arial Unicode MS" w:hAnsi="Arial Unicode MS"/>
          <w:rtl w:val="0"/>
        </w:rPr>
        <w:t xml:space="preserve">在关于项目开发进展和技术开发方面的信息披露较为完善，但其对于项目运营和治理的信息披露存在不足：</w:t>
      </w:r>
    </w:p>
    <w:p w:rsidR="00000000" w:rsidDel="00000000" w:rsidP="00000000" w:rsidRDefault="00000000" w:rsidRPr="00000000" w14:paraId="00000222">
      <w:pPr>
        <w:contextualSpacing w:val="0"/>
        <w:rPr/>
      </w:pPr>
      <w:r w:rsidDel="00000000" w:rsidR="00000000" w:rsidRPr="00000000">
        <w:rPr>
          <w:rtl w:val="0"/>
        </w:rPr>
      </w:r>
    </w:p>
    <w:p w:rsidR="00000000" w:rsidDel="00000000" w:rsidP="00000000" w:rsidRDefault="00000000" w:rsidRPr="00000000" w14:paraId="00000223">
      <w:pPr>
        <w:contextualSpacing w:val="0"/>
        <w:rPr/>
      </w:pPr>
      <w:r w:rsidDel="00000000" w:rsidR="00000000" w:rsidRPr="00000000">
        <w:rPr>
          <w:rFonts w:ascii="Arial Unicode MS" w:cs="Arial Unicode MS" w:eastAsia="Arial Unicode MS" w:hAnsi="Arial Unicode MS"/>
          <w:rtl w:val="0"/>
        </w:rPr>
        <w:t xml:space="preserve">1）白皮书披露较完整，且官方对于技术设计和路线图有做更新，信息传递顺畅；</w:t>
      </w:r>
    </w:p>
    <w:p w:rsidR="00000000" w:rsidDel="00000000" w:rsidP="00000000" w:rsidRDefault="00000000" w:rsidRPr="00000000" w14:paraId="00000224">
      <w:pPr>
        <w:contextualSpacing w:val="0"/>
        <w:rPr/>
      </w:pPr>
      <w:r w:rsidDel="00000000" w:rsidR="00000000" w:rsidRPr="00000000">
        <w:rPr>
          <w:rFonts w:ascii="Arial Unicode MS" w:cs="Arial Unicode MS" w:eastAsia="Arial Unicode MS" w:hAnsi="Arial Unicode MS"/>
          <w:rtl w:val="0"/>
        </w:rPr>
        <w:t xml:space="preserve">2）信披渠道建设较完善，中文微信公众号信息和更新频繁质量较好；</w:t>
      </w:r>
    </w:p>
    <w:p w:rsidR="00000000" w:rsidDel="00000000" w:rsidP="00000000" w:rsidRDefault="00000000" w:rsidRPr="00000000" w14:paraId="00000225">
      <w:pPr>
        <w:contextualSpacing w:val="0"/>
        <w:rPr/>
      </w:pPr>
      <w:r w:rsidDel="00000000" w:rsidR="00000000" w:rsidRPr="00000000">
        <w:rPr>
          <w:rFonts w:ascii="Arial Unicode MS" w:cs="Arial Unicode MS" w:eastAsia="Arial Unicode MS" w:hAnsi="Arial Unicode MS"/>
          <w:rtl w:val="0"/>
        </w:rPr>
        <w:t xml:space="preserve">3）电报群管理人员对提问的答复较及时，沟通顺畅；</w:t>
      </w:r>
    </w:p>
    <w:p w:rsidR="00000000" w:rsidDel="00000000" w:rsidP="00000000" w:rsidRDefault="00000000" w:rsidRPr="00000000" w14:paraId="00000226">
      <w:pPr>
        <w:contextualSpacing w:val="0"/>
        <w:rPr/>
      </w:pPr>
      <w:r w:rsidDel="00000000" w:rsidR="00000000" w:rsidRPr="00000000">
        <w:rPr>
          <w:rFonts w:ascii="Arial Unicode MS" w:cs="Arial Unicode MS" w:eastAsia="Arial Unicode MS" w:hAnsi="Arial Unicode MS"/>
          <w:rtl w:val="0"/>
        </w:rPr>
        <w:t xml:space="preserve">4）基金会治理信息没有做披露，另外，在代币分配方案中，公司持有 19.47% 的代币，但关于公司的具体信息没有做详细介绍；</w:t>
      </w:r>
    </w:p>
    <w:p w:rsidR="00000000" w:rsidDel="00000000" w:rsidP="00000000" w:rsidRDefault="00000000" w:rsidRPr="00000000" w14:paraId="00000227">
      <w:pPr>
        <w:contextualSpacing w:val="0"/>
        <w:rPr/>
      </w:pPr>
      <w:r w:rsidDel="00000000" w:rsidR="00000000" w:rsidRPr="00000000">
        <w:rPr>
          <w:rFonts w:ascii="Arial Unicode MS" w:cs="Arial Unicode MS" w:eastAsia="Arial Unicode MS" w:hAnsi="Arial Unicode MS"/>
          <w:rtl w:val="0"/>
        </w:rPr>
        <w:t xml:space="preserve">4）项目对于众筹的最终结果没有做详细的正式披露，根据官方的众筹计划，未售出代币将被销毁</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根据标准共识对项目方持币地址追踪，官方众筹结束后销毁了 10,374,65</w:t>
      </w:r>
      <w:r w:rsidDel="00000000" w:rsidR="00000000" w:rsidRPr="00000000">
        <w:rPr>
          <w:rtl w:val="0"/>
        </w:rPr>
        <w:t xml:space="preserve">1.16</w:t>
      </w:r>
      <w:r w:rsidDel="00000000" w:rsidR="00000000" w:rsidRPr="00000000">
        <w:rPr>
          <w:rFonts w:ascii="Arial Unicode MS" w:cs="Arial Unicode MS" w:eastAsia="Arial Unicode MS" w:hAnsi="Arial Unicode MS"/>
          <w:rtl w:val="0"/>
        </w:rPr>
        <w:t xml:space="preserve"> 枚 KNC</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w:t>
      </w:r>
      <w:r w:rsidDel="00000000" w:rsidR="00000000" w:rsidRPr="00000000">
        <w:rPr>
          <w:rFonts w:ascii="Arial Unicode MS" w:cs="Arial Unicode MS" w:eastAsia="Arial Unicode MS" w:hAnsi="Arial Unicode MS"/>
          <w:rtl w:val="0"/>
        </w:rPr>
        <w:t xml:space="preserve">官方解释，在销售完成后，官方对多余的非出售部分进行了销毁。</w:t>
      </w:r>
      <w:r w:rsidDel="00000000" w:rsidR="00000000" w:rsidRPr="00000000">
        <w:rPr/>
        <w:drawing>
          <wp:inline distB="114300" distT="114300" distL="114300" distR="114300">
            <wp:extent cx="5734050" cy="546100"/>
            <wp:effectExtent b="0" l="0" r="0" t="0"/>
            <wp:docPr id="2" name="image23.jpg"/>
            <a:graphic>
              <a:graphicData uri="http://schemas.openxmlformats.org/drawingml/2006/picture">
                <pic:pic>
                  <pic:nvPicPr>
                    <pic:cNvPr id="0" name="image23.jpg"/>
                    <pic:cNvPicPr preferRelativeResize="0"/>
                  </pic:nvPicPr>
                  <pic:blipFill>
                    <a:blip r:embed="rId40"/>
                    <a:srcRect b="0" l="0" r="0" t="0"/>
                    <a:stretch>
                      <a:fillRect/>
                    </a:stretch>
                  </pic:blipFill>
                  <pic:spPr>
                    <a:xfrm>
                      <a:off x="0" y="0"/>
                      <a:ext cx="5734050" cy="546100"/>
                    </a:xfrm>
                    <a:prstGeom prst="rect"/>
                    <a:ln/>
                  </pic:spPr>
                </pic:pic>
              </a:graphicData>
            </a:graphic>
          </wp:inline>
        </w:drawing>
      </w:r>
      <w:r w:rsidDel="00000000" w:rsidR="00000000" w:rsidRPr="00000000">
        <w:rPr>
          <w:rtl w:val="0"/>
        </w:rPr>
      </w:r>
    </w:p>
    <w:p w:rsidR="00000000" w:rsidDel="00000000" w:rsidP="00000000" w:rsidRDefault="00000000" w:rsidRPr="00000000" w14:paraId="00000228">
      <w:pPr>
        <w:pStyle w:val="Heading3"/>
        <w:contextualSpacing w:val="0"/>
        <w:rPr>
          <w:b w:val="1"/>
          <w:color w:val="579a78"/>
          <w:sz w:val="36"/>
          <w:szCs w:val="36"/>
        </w:rPr>
      </w:pPr>
      <w:bookmarkStart w:colFirst="0" w:colLast="0" w:name="_4qnp73q5jer3" w:id="28"/>
      <w:bookmarkEnd w:id="28"/>
      <w:r w:rsidDel="00000000" w:rsidR="00000000" w:rsidRPr="00000000">
        <w:rPr>
          <w:rFonts w:ascii="Arial Unicode MS" w:cs="Arial Unicode MS" w:eastAsia="Arial Unicode MS" w:hAnsi="Arial Unicode MS"/>
          <w:b w:val="1"/>
          <w:color w:val="579a78"/>
          <w:sz w:val="36"/>
          <w:szCs w:val="36"/>
          <w:rtl w:val="0"/>
        </w:rPr>
        <w:t xml:space="preserve">交易模块</w:t>
      </w:r>
    </w:p>
    <w:p w:rsidR="00000000" w:rsidDel="00000000" w:rsidP="00000000" w:rsidRDefault="00000000" w:rsidRPr="00000000" w14:paraId="00000229">
      <w:pPr>
        <w:contextualSpacing w:val="0"/>
        <w:rPr/>
      </w:pPr>
      <w:r w:rsidDel="00000000" w:rsidR="00000000" w:rsidRPr="00000000">
        <w:rPr>
          <w:rtl w:val="0"/>
        </w:rPr>
      </w:r>
    </w:p>
    <w:p w:rsidR="00000000" w:rsidDel="00000000" w:rsidP="00000000" w:rsidRDefault="00000000" w:rsidRPr="00000000" w14:paraId="0000022A">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qh110lnsqk8j" w:id="29"/>
      <w:bookmarkEnd w:id="29"/>
      <w:r w:rsidDel="00000000" w:rsidR="00000000" w:rsidRPr="00000000">
        <w:rPr>
          <w:rFonts w:ascii="Microsoft Yahei" w:cs="Microsoft Yahei" w:eastAsia="Microsoft Yahei" w:hAnsi="Microsoft Yahei"/>
          <w:color w:val="579a78"/>
          <w:sz w:val="30"/>
          <w:szCs w:val="30"/>
          <w:rtl w:val="0"/>
        </w:rPr>
        <w:t xml:space="preserve">币值表现</w:t>
      </w:r>
    </w:p>
    <w:p w:rsidR="00000000" w:rsidDel="00000000" w:rsidP="00000000" w:rsidRDefault="00000000" w:rsidRPr="00000000" w14:paraId="0000022B">
      <w:pPr>
        <w:contextualSpacing w:val="0"/>
        <w:rPr/>
      </w:pPr>
      <w:r w:rsidDel="00000000" w:rsidR="00000000" w:rsidRPr="00000000">
        <w:rPr>
          <w:rtl w:val="0"/>
        </w:rPr>
      </w:r>
    </w:p>
    <w:p w:rsidR="00000000" w:rsidDel="00000000" w:rsidP="00000000" w:rsidRDefault="00000000" w:rsidRPr="00000000" w14:paraId="0000022C">
      <w:pPr>
        <w:pStyle w:val="Heading4"/>
        <w:spacing w:after="0" w:before="0" w:lineRule="auto"/>
        <w:contextualSpacing w:val="0"/>
        <w:rPr>
          <w:b w:val="1"/>
          <w:color w:val="579a78"/>
          <w:sz w:val="22"/>
          <w:szCs w:val="22"/>
        </w:rPr>
      </w:pPr>
      <w:bookmarkStart w:colFirst="0" w:colLast="0" w:name="_sx3yddi5nmy8" w:id="30"/>
      <w:bookmarkEnd w:id="30"/>
      <w:r w:rsidDel="00000000" w:rsidR="00000000" w:rsidRPr="00000000">
        <w:rPr>
          <w:rFonts w:ascii="Arial Unicode MS" w:cs="Arial Unicode MS" w:eastAsia="Arial Unicode MS" w:hAnsi="Arial Unicode MS"/>
          <w:b w:val="1"/>
          <w:color w:val="579a78"/>
          <w:sz w:val="22"/>
          <w:szCs w:val="22"/>
          <w:rtl w:val="0"/>
        </w:rPr>
        <w:t xml:space="preserve">币值表现</w:t>
      </w:r>
    </w:p>
    <w:p w:rsidR="00000000" w:rsidDel="00000000" w:rsidP="00000000" w:rsidRDefault="00000000" w:rsidRPr="00000000" w14:paraId="0000022D">
      <w:pPr>
        <w:contextualSpacing w:val="0"/>
        <w:rPr/>
      </w:pPr>
      <w:r w:rsidDel="00000000" w:rsidR="00000000" w:rsidRPr="00000000">
        <w:rPr>
          <w:rtl w:val="0"/>
        </w:rPr>
      </w:r>
    </w:p>
    <w:p w:rsidR="00000000" w:rsidDel="00000000" w:rsidP="00000000" w:rsidRDefault="00000000" w:rsidRPr="00000000" w14:paraId="0000022E">
      <w:pPr>
        <w:contextualSpacing w:val="0"/>
        <w:rPr/>
      </w:pPr>
      <w:r w:rsidDel="00000000" w:rsidR="00000000" w:rsidRPr="00000000">
        <w:rPr>
          <w:rFonts w:ascii="Arial Unicode MS" w:cs="Arial Unicode MS" w:eastAsia="Arial Unicode MS" w:hAnsi="Arial Unicode MS"/>
          <w:sz w:val="24"/>
          <w:szCs w:val="24"/>
          <w:rtl w:val="0"/>
        </w:rPr>
        <w:t xml:space="preserve">目前价格为 0.838942</w:t>
      </w:r>
      <w:r w:rsidDel="00000000" w:rsidR="00000000" w:rsidRPr="00000000">
        <w:rPr>
          <w:rFonts w:ascii="Arial Unicode MS" w:cs="Arial Unicode MS" w:eastAsia="Arial Unicode MS" w:hAnsi="Arial Unicode MS"/>
          <w:rtl w:val="0"/>
        </w:rPr>
        <w:t xml:space="preserve"> 美元。</w:t>
      </w:r>
    </w:p>
    <w:p w:rsidR="00000000" w:rsidDel="00000000" w:rsidP="00000000" w:rsidRDefault="00000000" w:rsidRPr="00000000" w14:paraId="0000022F">
      <w:pPr>
        <w:contextualSpacing w:val="0"/>
        <w:rPr/>
      </w:pPr>
      <w:r w:rsidDel="00000000" w:rsidR="00000000" w:rsidRPr="00000000">
        <w:rPr>
          <w:rtl w:val="0"/>
        </w:rPr>
      </w:r>
    </w:p>
    <w:p w:rsidR="00000000" w:rsidDel="00000000" w:rsidP="00000000" w:rsidRDefault="00000000" w:rsidRPr="00000000" w14:paraId="00000230">
      <w:pPr>
        <w:contextualSpacing w:val="0"/>
        <w:rPr/>
      </w:pPr>
      <w:r w:rsidDel="00000000" w:rsidR="00000000" w:rsidRPr="00000000">
        <w:rPr>
          <w:rtl w:val="0"/>
        </w:rPr>
      </w:r>
    </w:p>
    <w:p w:rsidR="00000000" w:rsidDel="00000000" w:rsidP="00000000" w:rsidRDefault="00000000" w:rsidRPr="00000000" w14:paraId="00000231">
      <w:pPr>
        <w:contextualSpacing w:val="0"/>
        <w:rPr/>
      </w:pPr>
      <w:r w:rsidDel="00000000" w:rsidR="00000000" w:rsidRPr="00000000">
        <w:rPr>
          <w:rtl w:val="0"/>
        </w:rPr>
      </w:r>
    </w:p>
    <w:p w:rsidR="00000000" w:rsidDel="00000000" w:rsidP="00000000" w:rsidRDefault="00000000" w:rsidRPr="00000000" w14:paraId="00000232">
      <w:pPr>
        <w:contextualSpacing w:val="0"/>
        <w:rPr/>
      </w:pPr>
      <w:r w:rsidDel="00000000" w:rsidR="00000000" w:rsidRPr="00000000">
        <w:rPr>
          <w:rtl w:val="0"/>
        </w:rPr>
      </w:r>
    </w:p>
    <w:p w:rsidR="00000000" w:rsidDel="00000000" w:rsidP="00000000" w:rsidRDefault="00000000" w:rsidRPr="00000000" w14:paraId="00000233">
      <w:pPr>
        <w:contextualSpacing w:val="0"/>
        <w:rPr/>
      </w:pPr>
      <w:r w:rsidDel="00000000" w:rsidR="00000000" w:rsidRPr="00000000">
        <w:rPr>
          <w:rtl w:val="0"/>
        </w:rPr>
      </w:r>
    </w:p>
    <w:p w:rsidR="00000000" w:rsidDel="00000000" w:rsidP="00000000" w:rsidRDefault="00000000" w:rsidRPr="00000000" w14:paraId="00000234">
      <w:pPr>
        <w:contextualSpacing w:val="0"/>
        <w:rPr/>
      </w:pPr>
      <w:r w:rsidDel="00000000" w:rsidR="00000000" w:rsidRPr="00000000">
        <w:rPr>
          <w:rtl w:val="0"/>
        </w:rPr>
      </w:r>
    </w:p>
    <w:p w:rsidR="00000000" w:rsidDel="00000000" w:rsidP="00000000" w:rsidRDefault="00000000" w:rsidRPr="00000000" w14:paraId="00000235">
      <w:pPr>
        <w:contextualSpacing w:val="0"/>
        <w:rPr/>
      </w:pPr>
      <w:r w:rsidDel="00000000" w:rsidR="00000000" w:rsidRPr="00000000">
        <w:rPr>
          <w:rtl w:val="0"/>
        </w:rPr>
      </w:r>
    </w:p>
    <w:p w:rsidR="00000000" w:rsidDel="00000000" w:rsidP="00000000" w:rsidRDefault="00000000" w:rsidRPr="00000000" w14:paraId="00000236">
      <w:pPr>
        <w:contextualSpacing w:val="0"/>
        <w:rPr/>
      </w:pPr>
      <w:r w:rsidDel="00000000" w:rsidR="00000000" w:rsidRPr="00000000">
        <w:rPr>
          <w:rtl w:val="0"/>
        </w:rPr>
      </w:r>
    </w:p>
    <w:p w:rsidR="00000000" w:rsidDel="00000000" w:rsidP="00000000" w:rsidRDefault="00000000" w:rsidRPr="00000000" w14:paraId="00000237">
      <w:pPr>
        <w:contextualSpacing w:val="0"/>
        <w:rPr/>
      </w:pPr>
      <w:r w:rsidDel="00000000" w:rsidR="00000000" w:rsidRPr="00000000">
        <w:rPr>
          <w:rtl w:val="0"/>
        </w:rPr>
      </w:r>
    </w:p>
    <w:p w:rsidR="00000000" w:rsidDel="00000000" w:rsidP="00000000" w:rsidRDefault="00000000" w:rsidRPr="00000000" w14:paraId="00000238">
      <w:pPr>
        <w:contextualSpacing w:val="0"/>
        <w:rPr/>
      </w:pPr>
      <w:r w:rsidDel="00000000" w:rsidR="00000000" w:rsidRPr="00000000">
        <w:rPr>
          <w:rtl w:val="0"/>
        </w:rPr>
      </w:r>
    </w:p>
    <w:tbl>
      <w:tblPr>
        <w:tblStyle w:val="Table7"/>
        <w:tblW w:w="6480.0" w:type="dxa"/>
        <w:jc w:val="left"/>
        <w:tblInd w:w="15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240"/>
        <w:gridCol w:w="3240"/>
        <w:tblGridChange w:id="0">
          <w:tblGrid>
            <w:gridCol w:w="3240"/>
            <w:gridCol w:w="3240"/>
          </w:tblGrid>
        </w:tblGridChange>
      </w:tblGrid>
      <w:tr>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39">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项目</w:t>
            </w:r>
          </w:p>
        </w:tc>
        <w:tc>
          <w:tcPr>
            <w:tcBorders>
              <w:top w:color="434343" w:space="0" w:sz="8" w:val="single"/>
              <w:left w:color="434343" w:space="0" w:sz="8" w:val="single"/>
              <w:bottom w:color="434343" w:space="0" w:sz="8" w:val="single"/>
              <w:right w:color="434343" w:space="0" w:sz="8" w:val="single"/>
            </w:tcBorders>
            <w:shd w:fill="b7b7b7" w:val="clear"/>
            <w:tcMar>
              <w:top w:w="100.0" w:type="dxa"/>
              <w:left w:w="100.0" w:type="dxa"/>
              <w:bottom w:w="100.0" w:type="dxa"/>
              <w:right w:w="100.0" w:type="dxa"/>
            </w:tcMar>
            <w:vAlign w:val="top"/>
          </w:tcPr>
          <w:p w:rsidR="00000000" w:rsidDel="00000000" w:rsidP="00000000" w:rsidRDefault="00000000" w:rsidRPr="00000000" w14:paraId="0000023A">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数值</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B">
            <w:pPr>
              <w:contextualSpacing w:val="0"/>
              <w:jc w:val="center"/>
              <w:rPr/>
            </w:pPr>
            <w:r w:rsidDel="00000000" w:rsidR="00000000" w:rsidRPr="00000000">
              <w:rPr>
                <w:rFonts w:ascii="Arial Unicode MS" w:cs="Arial Unicode MS" w:eastAsia="Arial Unicode MS" w:hAnsi="Arial Unicode MS"/>
                <w:rtl w:val="0"/>
              </w:rPr>
              <w:t xml:space="preserve">价格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C">
            <w:pPr>
              <w:contextualSpacing w:val="0"/>
              <w:jc w:val="center"/>
              <w:rPr/>
            </w:pPr>
            <w:r w:rsidDel="00000000" w:rsidR="00000000" w:rsidRPr="00000000">
              <w:rPr>
                <w:rtl w:val="0"/>
              </w:rPr>
              <w:t xml:space="preserve">$0.838942</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D">
            <w:pPr>
              <w:contextualSpacing w:val="0"/>
              <w:jc w:val="center"/>
              <w:rPr/>
            </w:pPr>
            <w:r w:rsidDel="00000000" w:rsidR="00000000" w:rsidRPr="00000000">
              <w:rPr>
                <w:rFonts w:ascii="Arial Unicode MS" w:cs="Arial Unicode MS" w:eastAsia="Arial Unicode MS" w:hAnsi="Arial Unicode MS"/>
                <w:rtl w:val="0"/>
              </w:rPr>
              <w:t xml:space="preserve">流通供给量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E">
            <w:pPr>
              <w:contextualSpacing w:val="0"/>
              <w:jc w:val="center"/>
              <w:rPr/>
            </w:pPr>
            <w:r w:rsidDel="00000000" w:rsidR="00000000" w:rsidRPr="00000000">
              <w:rPr>
                <w:rtl w:val="0"/>
              </w:rPr>
              <w:t xml:space="preserve">134,132,697</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3F">
            <w:pPr>
              <w:contextualSpacing w:val="0"/>
              <w:jc w:val="center"/>
              <w:rPr/>
            </w:pPr>
            <w:r w:rsidDel="00000000" w:rsidR="00000000" w:rsidRPr="00000000">
              <w:rPr>
                <w:rFonts w:ascii="Arial Unicode MS" w:cs="Arial Unicode MS" w:eastAsia="Arial Unicode MS" w:hAnsi="Arial Unicode MS"/>
                <w:rtl w:val="0"/>
              </w:rPr>
              <w:t xml:space="preserve">总供给量</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0">
            <w:pPr>
              <w:contextualSpacing w:val="0"/>
              <w:jc w:val="center"/>
              <w:rPr/>
            </w:pPr>
            <w:r w:rsidDel="00000000" w:rsidR="00000000" w:rsidRPr="00000000">
              <w:rPr>
                <w:rtl w:val="0"/>
              </w:rPr>
              <w:t xml:space="preserve">215,625,349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1">
            <w:pPr>
              <w:contextualSpacing w:val="0"/>
              <w:jc w:val="center"/>
              <w:rPr/>
            </w:pPr>
            <w:r w:rsidDel="00000000" w:rsidR="00000000" w:rsidRPr="00000000">
              <w:rPr>
                <w:rFonts w:ascii="Arial Unicode MS" w:cs="Arial Unicode MS" w:eastAsia="Arial Unicode MS" w:hAnsi="Arial Unicode MS"/>
                <w:rtl w:val="0"/>
              </w:rPr>
              <w:t xml:space="preserve">流通率</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2">
            <w:pPr>
              <w:contextualSpacing w:val="0"/>
              <w:jc w:val="center"/>
              <w:rPr/>
            </w:pPr>
            <w:r w:rsidDel="00000000" w:rsidR="00000000" w:rsidRPr="00000000">
              <w:rPr>
                <w:rtl w:val="0"/>
              </w:rPr>
              <w:t xml:space="preserve">62.21%</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3">
            <w:pPr>
              <w:contextualSpacing w:val="0"/>
              <w:jc w:val="center"/>
              <w:rPr/>
            </w:pPr>
            <w:r w:rsidDel="00000000" w:rsidR="00000000" w:rsidRPr="00000000">
              <w:rPr>
                <w:rFonts w:ascii="Arial Unicode MS" w:cs="Arial Unicode MS" w:eastAsia="Arial Unicode MS" w:hAnsi="Arial Unicode MS"/>
                <w:rtl w:val="0"/>
              </w:rPr>
              <w:t xml:space="preserve">流通市值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4">
            <w:pPr>
              <w:contextualSpacing w:val="0"/>
              <w:jc w:val="center"/>
              <w:rPr/>
            </w:pPr>
            <w:r w:rsidDel="00000000" w:rsidR="00000000" w:rsidRPr="00000000">
              <w:rPr>
                <w:rtl w:val="0"/>
              </w:rPr>
              <w:t xml:space="preserve">$112,529,553.09</w:t>
            </w:r>
          </w:p>
        </w:tc>
      </w:tr>
      <w:tr>
        <w:tc>
          <w:tcPr>
            <w:tcBorders>
              <w:top w:color="000000" w:space="0" w:sz="0" w:val="nil"/>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5">
            <w:pPr>
              <w:contextualSpacing w:val="0"/>
              <w:jc w:val="center"/>
              <w:rPr/>
            </w:pPr>
            <w:r w:rsidDel="00000000" w:rsidR="00000000" w:rsidRPr="00000000">
              <w:rPr>
                <w:rFonts w:ascii="Arial Unicode MS" w:cs="Arial Unicode MS" w:eastAsia="Arial Unicode MS" w:hAnsi="Arial Unicode MS"/>
                <w:rtl w:val="0"/>
              </w:rPr>
              <w:t xml:space="preserve">市值</w:t>
            </w:r>
          </w:p>
        </w:tc>
        <w:tc>
          <w:tcPr>
            <w:tcBorders>
              <w:top w:color="000000" w:space="0" w:sz="0" w:val="nil"/>
              <w:left w:color="000000" w:space="0" w:sz="0" w:val="nil"/>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246">
            <w:pPr>
              <w:contextualSpacing w:val="0"/>
              <w:jc w:val="center"/>
              <w:rPr/>
            </w:pPr>
            <w:r w:rsidDel="00000000" w:rsidR="00000000" w:rsidRPr="00000000">
              <w:rPr>
                <w:rtl w:val="0"/>
              </w:rPr>
              <w:t xml:space="preserve">$180,897,161.54</w:t>
            </w:r>
          </w:p>
        </w:tc>
      </w:tr>
    </w:tbl>
    <w:p w:rsidR="00000000" w:rsidDel="00000000" w:rsidP="00000000" w:rsidRDefault="00000000" w:rsidRPr="00000000" w14:paraId="00000247">
      <w:pPr>
        <w:ind w:left="1440" w:firstLine="0"/>
        <w:contextualSpacing w:val="0"/>
        <w:rPr/>
      </w:pPr>
      <w:r w:rsidDel="00000000" w:rsidR="00000000" w:rsidRPr="00000000">
        <w:rPr>
          <w:rFonts w:ascii="Arial Unicode MS" w:cs="Arial Unicode MS" w:eastAsia="Arial Unicode MS" w:hAnsi="Arial Unicode MS"/>
          <w:rtl w:val="0"/>
        </w:rPr>
        <w:t xml:space="preserve">         注：数据来源于 Coinmarketcap 2018 年 7 月 31 日数据</w:t>
      </w:r>
    </w:p>
    <w:p w:rsidR="00000000" w:rsidDel="00000000" w:rsidP="00000000" w:rsidRDefault="00000000" w:rsidRPr="00000000" w14:paraId="00000248">
      <w:pPr>
        <w:contextualSpacing w:val="0"/>
        <w:rPr/>
      </w:pPr>
      <w:r w:rsidDel="00000000" w:rsidR="00000000" w:rsidRPr="00000000">
        <w:rPr>
          <w:rtl w:val="0"/>
        </w:rPr>
      </w:r>
    </w:p>
    <w:p w:rsidR="00000000" w:rsidDel="00000000" w:rsidP="00000000" w:rsidRDefault="00000000" w:rsidRPr="00000000" w14:paraId="00000249">
      <w:pPr>
        <w:contextualSpacing w:val="0"/>
        <w:rPr/>
      </w:pPr>
      <w:r w:rsidDel="00000000" w:rsidR="00000000" w:rsidRPr="00000000">
        <w:rPr>
          <w:rFonts w:ascii="Arial Unicode MS" w:cs="Arial Unicode MS" w:eastAsia="Arial Unicode MS" w:hAnsi="Arial Unicode MS"/>
          <w:rtl w:val="0"/>
        </w:rPr>
        <w:t xml:space="preserve">根据 Coinmarketcap 数据， 共登陆 27 家交易所，成交主要集中于 3 家交易所。</w:t>
      </w:r>
    </w:p>
    <w:p w:rsidR="00000000" w:rsidDel="00000000" w:rsidP="00000000" w:rsidRDefault="00000000" w:rsidRPr="00000000" w14:paraId="0000024A">
      <w:pPr>
        <w:contextualSpacing w:val="0"/>
        <w:rPr/>
      </w:pPr>
      <w:r w:rsidDel="00000000" w:rsidR="00000000" w:rsidRPr="00000000">
        <w:rPr>
          <w:rtl w:val="0"/>
        </w:rPr>
      </w:r>
    </w:p>
    <w:tbl>
      <w:tblPr>
        <w:tblStyle w:val="Table8"/>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c>
          <w:tcPr>
            <w:shd w:fill="999999" w:val="clear"/>
            <w:tcMar>
              <w:top w:w="100.0" w:type="dxa"/>
              <w:left w:w="100.0" w:type="dxa"/>
              <w:bottom w:w="100.0" w:type="dxa"/>
              <w:right w:w="100.0" w:type="dxa"/>
            </w:tcMar>
            <w:vAlign w:val="top"/>
          </w:tcPr>
          <w:p w:rsidR="00000000" w:rsidDel="00000000" w:rsidP="00000000" w:rsidRDefault="00000000" w:rsidRPr="00000000" w14:paraId="0000024B">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货币对占比（%）</w:t>
            </w:r>
          </w:p>
        </w:tc>
        <w:tc>
          <w:tcPr>
            <w:shd w:fill="999999" w:val="clear"/>
            <w:tcMar>
              <w:top w:w="100.0" w:type="dxa"/>
              <w:left w:w="100.0" w:type="dxa"/>
              <w:bottom w:w="100.0" w:type="dxa"/>
              <w:right w:w="100.0" w:type="dxa"/>
            </w:tcMar>
            <w:vAlign w:val="top"/>
          </w:tcPr>
          <w:p w:rsidR="00000000" w:rsidDel="00000000" w:rsidP="00000000" w:rsidRDefault="00000000" w:rsidRPr="00000000" w14:paraId="0000024E">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交易所占比（%）</w:t>
            </w:r>
          </w:p>
        </w:tc>
      </w:tr>
      <w:tr>
        <w:trPr>
          <w:trHeight w:val="4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24F">
            <w:pPr>
              <w:widowControl w:val="0"/>
              <w:spacing w:line="240" w:lineRule="auto"/>
              <w:contextualSpacing w:val="0"/>
              <w:jc w:val="center"/>
              <w:rPr/>
            </w:pPr>
            <w:r w:rsidDel="00000000" w:rsidR="00000000" w:rsidRPr="00000000">
              <w:rPr>
                <w:rtl w:val="0"/>
              </w:rPr>
              <w:t xml:space="preserve">Bithumb</w:t>
            </w:r>
          </w:p>
        </w:tc>
        <w:tc>
          <w:tcPr>
            <w:shd w:fill="auto" w:val="clear"/>
            <w:tcMar>
              <w:top w:w="100.0" w:type="dxa"/>
              <w:left w:w="100.0" w:type="dxa"/>
              <w:bottom w:w="100.0" w:type="dxa"/>
              <w:right w:w="100.0" w:type="dxa"/>
            </w:tcMar>
            <w:vAlign w:val="top"/>
          </w:tcPr>
          <w:p w:rsidR="00000000" w:rsidDel="00000000" w:rsidP="00000000" w:rsidRDefault="00000000" w:rsidRPr="00000000" w14:paraId="00000250">
            <w:pPr>
              <w:widowControl w:val="0"/>
              <w:spacing w:line="240" w:lineRule="auto"/>
              <w:contextualSpacing w:val="0"/>
              <w:jc w:val="center"/>
              <w:rPr/>
            </w:pPr>
            <w:r w:rsidDel="00000000" w:rsidR="00000000" w:rsidRPr="00000000">
              <w:rPr>
                <w:rtl w:val="0"/>
              </w:rPr>
              <w:t xml:space="preserve">KNC/KRW</w:t>
            </w:r>
          </w:p>
        </w:tc>
        <w:tc>
          <w:tcPr>
            <w:shd w:fill="auto" w:val="clear"/>
            <w:tcMar>
              <w:top w:w="100.0" w:type="dxa"/>
              <w:left w:w="100.0" w:type="dxa"/>
              <w:bottom w:w="100.0" w:type="dxa"/>
              <w:right w:w="100.0" w:type="dxa"/>
            </w:tcMar>
            <w:vAlign w:val="top"/>
          </w:tcPr>
          <w:p w:rsidR="00000000" w:rsidDel="00000000" w:rsidP="00000000" w:rsidRDefault="00000000" w:rsidRPr="00000000" w14:paraId="00000251">
            <w:pPr>
              <w:widowControl w:val="0"/>
              <w:spacing w:line="240" w:lineRule="auto"/>
              <w:contextualSpacing w:val="0"/>
              <w:jc w:val="center"/>
              <w:rPr/>
            </w:pPr>
            <w:r w:rsidDel="00000000" w:rsidR="00000000" w:rsidRPr="00000000">
              <w:rPr>
                <w:rtl w:val="0"/>
              </w:rPr>
              <w:t xml:space="preserve">65.24%</w:t>
            </w:r>
          </w:p>
        </w:tc>
        <w:tc>
          <w:tcPr>
            <w:shd w:fill="auto" w:val="clear"/>
            <w:tcMar>
              <w:top w:w="100.0" w:type="dxa"/>
              <w:left w:w="100.0" w:type="dxa"/>
              <w:bottom w:w="100.0" w:type="dxa"/>
              <w:right w:w="100.0" w:type="dxa"/>
            </w:tcMar>
            <w:vAlign w:val="top"/>
          </w:tcPr>
          <w:p w:rsidR="00000000" w:rsidDel="00000000" w:rsidP="00000000" w:rsidRDefault="00000000" w:rsidRPr="00000000" w14:paraId="00000252">
            <w:pPr>
              <w:widowControl w:val="0"/>
              <w:spacing w:line="240" w:lineRule="auto"/>
              <w:contextualSpacing w:val="0"/>
              <w:jc w:val="center"/>
              <w:rPr/>
            </w:pPr>
            <w:r w:rsidDel="00000000" w:rsidR="00000000" w:rsidRPr="00000000">
              <w:rPr>
                <w:rtl w:val="0"/>
              </w:rPr>
              <w:t xml:space="preserve">65.24%</w:t>
            </w:r>
          </w:p>
        </w:tc>
      </w:tr>
      <w:tr>
        <w:trPr>
          <w:trHeight w:val="42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53">
            <w:pPr>
              <w:widowControl w:val="0"/>
              <w:spacing w:line="240" w:lineRule="auto"/>
              <w:contextualSpacing w:val="0"/>
              <w:jc w:val="center"/>
              <w:rPr/>
            </w:pPr>
            <w:r w:rsidDel="00000000" w:rsidR="00000000" w:rsidRPr="00000000">
              <w:rPr>
                <w:rtl w:val="0"/>
              </w:rPr>
              <w:t xml:space="preserve">OKEx</w:t>
            </w:r>
          </w:p>
        </w:tc>
        <w:tc>
          <w:tcPr>
            <w:shd w:fill="auto" w:val="clear"/>
            <w:tcMar>
              <w:top w:w="100.0" w:type="dxa"/>
              <w:left w:w="100.0" w:type="dxa"/>
              <w:bottom w:w="100.0" w:type="dxa"/>
              <w:right w:w="100.0" w:type="dxa"/>
            </w:tcMar>
            <w:vAlign w:val="top"/>
          </w:tcPr>
          <w:p w:rsidR="00000000" w:rsidDel="00000000" w:rsidP="00000000" w:rsidRDefault="00000000" w:rsidRPr="00000000" w14:paraId="00000254">
            <w:pPr>
              <w:widowControl w:val="0"/>
              <w:spacing w:line="240" w:lineRule="auto"/>
              <w:contextualSpacing w:val="0"/>
              <w:jc w:val="center"/>
              <w:rPr/>
            </w:pPr>
            <w:r w:rsidDel="00000000" w:rsidR="00000000" w:rsidRPr="00000000">
              <w:rPr>
                <w:rtl w:val="0"/>
              </w:rPr>
              <w:t xml:space="preserve">KNC/USDT</w:t>
            </w:r>
          </w:p>
        </w:tc>
        <w:tc>
          <w:tcPr>
            <w:shd w:fill="auto" w:val="clear"/>
            <w:tcMar>
              <w:top w:w="100.0" w:type="dxa"/>
              <w:left w:w="100.0" w:type="dxa"/>
              <w:bottom w:w="100.0" w:type="dxa"/>
              <w:right w:w="100.0" w:type="dxa"/>
            </w:tcMar>
            <w:vAlign w:val="top"/>
          </w:tcPr>
          <w:p w:rsidR="00000000" w:rsidDel="00000000" w:rsidP="00000000" w:rsidRDefault="00000000" w:rsidRPr="00000000" w14:paraId="00000255">
            <w:pPr>
              <w:widowControl w:val="0"/>
              <w:spacing w:line="240" w:lineRule="auto"/>
              <w:contextualSpacing w:val="0"/>
              <w:jc w:val="center"/>
              <w:rPr/>
            </w:pPr>
            <w:r w:rsidDel="00000000" w:rsidR="00000000" w:rsidRPr="00000000">
              <w:rPr>
                <w:rtl w:val="0"/>
              </w:rPr>
              <w:t xml:space="preserve">8.03%</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56">
            <w:pPr>
              <w:widowControl w:val="0"/>
              <w:spacing w:line="240" w:lineRule="auto"/>
              <w:contextualSpacing w:val="0"/>
              <w:rPr/>
            </w:pPr>
            <w:r w:rsidDel="00000000" w:rsidR="00000000" w:rsidRPr="00000000">
              <w:rPr>
                <w:rtl w:val="0"/>
              </w:rPr>
            </w:r>
          </w:p>
          <w:p w:rsidR="00000000" w:rsidDel="00000000" w:rsidP="00000000" w:rsidRDefault="00000000" w:rsidRPr="00000000" w14:paraId="00000257">
            <w:pPr>
              <w:widowControl w:val="0"/>
              <w:spacing w:line="240" w:lineRule="auto"/>
              <w:contextualSpacing w:val="0"/>
              <w:jc w:val="center"/>
              <w:rPr/>
            </w:pPr>
            <w:r w:rsidDel="00000000" w:rsidR="00000000" w:rsidRPr="00000000">
              <w:rPr>
                <w:rtl w:val="0"/>
              </w:rPr>
              <w:t xml:space="preserve">19.86%</w:t>
            </w:r>
          </w:p>
        </w:tc>
      </w:tr>
      <w:tr>
        <w:trPr>
          <w:trHeight w:val="42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8">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9">
            <w:pPr>
              <w:widowControl w:val="0"/>
              <w:spacing w:line="240" w:lineRule="auto"/>
              <w:contextualSpacing w:val="0"/>
              <w:jc w:val="center"/>
              <w:rPr/>
            </w:pPr>
            <w:r w:rsidDel="00000000" w:rsidR="00000000" w:rsidRPr="00000000">
              <w:rPr>
                <w:rtl w:val="0"/>
              </w:rPr>
              <w:t xml:space="preserve">KNC/BTC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5A">
            <w:pPr>
              <w:widowControl w:val="0"/>
              <w:spacing w:line="240" w:lineRule="auto"/>
              <w:contextualSpacing w:val="0"/>
              <w:jc w:val="center"/>
              <w:rPr/>
            </w:pPr>
            <w:r w:rsidDel="00000000" w:rsidR="00000000" w:rsidRPr="00000000">
              <w:rPr>
                <w:rtl w:val="0"/>
              </w:rPr>
              <w:t xml:space="preserve">7.61%</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B">
            <w:pPr>
              <w:widowControl w:val="0"/>
              <w:spacing w:line="240" w:lineRule="auto"/>
              <w:contextualSpacing w:val="0"/>
              <w:rPr/>
            </w:pPr>
            <w:r w:rsidDel="00000000" w:rsidR="00000000" w:rsidRPr="00000000">
              <w:rPr>
                <w:rtl w:val="0"/>
              </w:rPr>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C">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5D">
            <w:pPr>
              <w:widowControl w:val="0"/>
              <w:spacing w:line="240" w:lineRule="auto"/>
              <w:contextualSpacing w:val="0"/>
              <w:jc w:val="center"/>
              <w:rPr/>
            </w:pPr>
            <w:r w:rsidDel="00000000" w:rsidR="00000000" w:rsidRPr="00000000">
              <w:rPr>
                <w:rtl w:val="0"/>
              </w:rPr>
              <w:t xml:space="preserve">KNC/ETH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5E">
            <w:pPr>
              <w:widowControl w:val="0"/>
              <w:spacing w:line="240" w:lineRule="auto"/>
              <w:contextualSpacing w:val="0"/>
              <w:jc w:val="center"/>
              <w:rPr/>
            </w:pPr>
            <w:r w:rsidDel="00000000" w:rsidR="00000000" w:rsidRPr="00000000">
              <w:rPr>
                <w:rtl w:val="0"/>
              </w:rPr>
              <w:t xml:space="preserve">4.22%</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5F">
            <w:pPr>
              <w:widowControl w:val="0"/>
              <w:spacing w:line="240" w:lineRule="auto"/>
              <w:contextualSpacing w:val="0"/>
              <w:jc w:val="center"/>
              <w:rPr/>
            </w:pPr>
            <w:r w:rsidDel="00000000" w:rsidR="00000000" w:rsidRPr="00000000">
              <w:rPr>
                <w:rtl w:val="0"/>
              </w:rPr>
            </w:r>
          </w:p>
        </w:tc>
      </w:tr>
      <w:tr>
        <w:trPr>
          <w:trHeight w:val="480" w:hRule="atLeast"/>
        </w:trPr>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0">
            <w:pPr>
              <w:widowControl w:val="0"/>
              <w:spacing w:line="240" w:lineRule="auto"/>
              <w:contextualSpacing w:val="0"/>
              <w:jc w:val="center"/>
              <w:rPr/>
            </w:pPr>
            <w:r w:rsidDel="00000000" w:rsidR="00000000" w:rsidRPr="00000000">
              <w:rPr>
                <w:rtl w:val="0"/>
              </w:rPr>
              <w:t xml:space="preserve">Huobi</w:t>
            </w:r>
          </w:p>
        </w:tc>
        <w:tc>
          <w:tcPr>
            <w:shd w:fill="auto" w:val="clear"/>
            <w:tcMar>
              <w:top w:w="100.0" w:type="dxa"/>
              <w:left w:w="100.0" w:type="dxa"/>
              <w:bottom w:w="100.0" w:type="dxa"/>
              <w:right w:w="100.0" w:type="dxa"/>
            </w:tcMar>
            <w:vAlign w:val="top"/>
          </w:tcPr>
          <w:p w:rsidR="00000000" w:rsidDel="00000000" w:rsidP="00000000" w:rsidRDefault="00000000" w:rsidRPr="00000000" w14:paraId="00000261">
            <w:pPr>
              <w:widowControl w:val="0"/>
              <w:spacing w:line="240" w:lineRule="auto"/>
              <w:contextualSpacing w:val="0"/>
              <w:jc w:val="center"/>
              <w:rPr/>
            </w:pPr>
            <w:r w:rsidDel="00000000" w:rsidR="00000000" w:rsidRPr="00000000">
              <w:rPr>
                <w:rtl w:val="0"/>
              </w:rPr>
              <w:t xml:space="preserve">KNC/BTC</w:t>
            </w:r>
          </w:p>
        </w:tc>
        <w:tc>
          <w:tcPr>
            <w:shd w:fill="auto" w:val="clear"/>
            <w:tcMar>
              <w:top w:w="100.0" w:type="dxa"/>
              <w:left w:w="100.0" w:type="dxa"/>
              <w:bottom w:w="100.0" w:type="dxa"/>
              <w:right w:w="100.0" w:type="dxa"/>
            </w:tcMar>
            <w:vAlign w:val="top"/>
          </w:tcPr>
          <w:p w:rsidR="00000000" w:rsidDel="00000000" w:rsidP="00000000" w:rsidRDefault="00000000" w:rsidRPr="00000000" w14:paraId="00000262">
            <w:pPr>
              <w:widowControl w:val="0"/>
              <w:spacing w:line="240" w:lineRule="auto"/>
              <w:contextualSpacing w:val="0"/>
              <w:jc w:val="center"/>
              <w:rPr/>
            </w:pPr>
            <w:r w:rsidDel="00000000" w:rsidR="00000000" w:rsidRPr="00000000">
              <w:rPr>
                <w:rtl w:val="0"/>
              </w:rPr>
              <w:t xml:space="preserve">4.56%</w:t>
            </w:r>
          </w:p>
        </w:tc>
        <w:tc>
          <w:tcPr>
            <w:vMerge w:val="restart"/>
            <w:shd w:fill="auto" w:val="clear"/>
            <w:tcMar>
              <w:top w:w="100.0" w:type="dxa"/>
              <w:left w:w="100.0" w:type="dxa"/>
              <w:bottom w:w="100.0" w:type="dxa"/>
              <w:right w:w="100.0" w:type="dxa"/>
            </w:tcMar>
            <w:vAlign w:val="center"/>
          </w:tcPr>
          <w:p w:rsidR="00000000" w:rsidDel="00000000" w:rsidP="00000000" w:rsidRDefault="00000000" w:rsidRPr="00000000" w14:paraId="00000263">
            <w:pPr>
              <w:widowControl w:val="0"/>
              <w:spacing w:line="240" w:lineRule="auto"/>
              <w:contextualSpacing w:val="0"/>
              <w:jc w:val="center"/>
              <w:rPr/>
            </w:pPr>
            <w:r w:rsidDel="00000000" w:rsidR="00000000" w:rsidRPr="00000000">
              <w:rPr>
                <w:rtl w:val="0"/>
              </w:rPr>
              <w:t xml:space="preserve">8.11%</w:t>
            </w:r>
          </w:p>
        </w:tc>
      </w:tr>
      <w:tr>
        <w:trPr>
          <w:trHeight w:val="480" w:hRule="atLeast"/>
        </w:trPr>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4">
            <w:pPr>
              <w:widowControl w:val="0"/>
              <w:spacing w:line="240" w:lineRule="auto"/>
              <w:contextualSpacing w:val="0"/>
              <w:jc w:val="center"/>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265">
            <w:pPr>
              <w:widowControl w:val="0"/>
              <w:spacing w:line="240" w:lineRule="auto"/>
              <w:contextualSpacing w:val="0"/>
              <w:jc w:val="center"/>
              <w:rPr/>
            </w:pPr>
            <w:r w:rsidDel="00000000" w:rsidR="00000000" w:rsidRPr="00000000">
              <w:rPr>
                <w:rtl w:val="0"/>
              </w:rPr>
              <w:t xml:space="preserve">KNC/ETH</w:t>
            </w:r>
          </w:p>
        </w:tc>
        <w:tc>
          <w:tcPr>
            <w:shd w:fill="auto" w:val="clear"/>
            <w:tcMar>
              <w:top w:w="100.0" w:type="dxa"/>
              <w:left w:w="100.0" w:type="dxa"/>
              <w:bottom w:w="100.0" w:type="dxa"/>
              <w:right w:w="100.0" w:type="dxa"/>
            </w:tcMar>
            <w:vAlign w:val="top"/>
          </w:tcPr>
          <w:p w:rsidR="00000000" w:rsidDel="00000000" w:rsidP="00000000" w:rsidRDefault="00000000" w:rsidRPr="00000000" w14:paraId="00000266">
            <w:pPr>
              <w:widowControl w:val="0"/>
              <w:spacing w:line="240" w:lineRule="auto"/>
              <w:contextualSpacing w:val="0"/>
              <w:jc w:val="center"/>
              <w:rPr/>
            </w:pPr>
            <w:r w:rsidDel="00000000" w:rsidR="00000000" w:rsidRPr="00000000">
              <w:rPr>
                <w:rtl w:val="0"/>
              </w:rPr>
              <w:t xml:space="preserve">3.55%</w:t>
            </w:r>
          </w:p>
        </w:tc>
        <w:tc>
          <w:tcPr>
            <w:vMerge w:val="continue"/>
            <w:shd w:fill="auto" w:val="clear"/>
            <w:tcMar>
              <w:top w:w="100.0" w:type="dxa"/>
              <w:left w:w="100.0" w:type="dxa"/>
              <w:bottom w:w="100.0" w:type="dxa"/>
              <w:right w:w="100.0" w:type="dxa"/>
            </w:tcMar>
            <w:vAlign w:val="center"/>
          </w:tcPr>
          <w:p w:rsidR="00000000" w:rsidDel="00000000" w:rsidP="00000000" w:rsidRDefault="00000000" w:rsidRPr="00000000" w14:paraId="00000267">
            <w:pPr>
              <w:widowControl w:val="0"/>
              <w:spacing w:line="240" w:lineRule="auto"/>
              <w:contextualSpacing w:val="0"/>
              <w:jc w:val="center"/>
              <w:rPr/>
            </w:pPr>
            <w:r w:rsidDel="00000000" w:rsidR="00000000" w:rsidRPr="00000000">
              <w:rPr>
                <w:rtl w:val="0"/>
              </w:rPr>
            </w:r>
          </w:p>
        </w:tc>
      </w:tr>
    </w:tbl>
    <w:p w:rsidR="00000000" w:rsidDel="00000000" w:rsidP="00000000" w:rsidRDefault="00000000" w:rsidRPr="00000000" w14:paraId="00000268">
      <w:pPr>
        <w:contextualSpacing w:val="0"/>
        <w:jc w:val="center"/>
        <w:rPr/>
      </w:pPr>
      <w:r w:rsidDel="00000000" w:rsidR="00000000" w:rsidRPr="00000000">
        <w:rPr>
          <w:rFonts w:ascii="Arial Unicode MS" w:cs="Arial Unicode MS" w:eastAsia="Arial Unicode MS" w:hAnsi="Arial Unicode MS"/>
          <w:rtl w:val="0"/>
        </w:rPr>
        <w:t xml:space="preserve">注：剩余交易所合计占总成交量的 6.79%（交易量占比不足 1% 不予显示）</w:t>
      </w:r>
    </w:p>
    <w:p w:rsidR="00000000" w:rsidDel="00000000" w:rsidP="00000000" w:rsidRDefault="00000000" w:rsidRPr="00000000" w14:paraId="00000269">
      <w:pPr>
        <w:contextualSpacing w:val="0"/>
        <w:rPr/>
      </w:pPr>
      <w:r w:rsidDel="00000000" w:rsidR="00000000" w:rsidRPr="00000000">
        <w:rPr>
          <w:rtl w:val="0"/>
        </w:rPr>
      </w:r>
    </w:p>
    <w:p w:rsidR="00000000" w:rsidDel="00000000" w:rsidP="00000000" w:rsidRDefault="00000000" w:rsidRPr="00000000" w14:paraId="0000026A">
      <w:pPr>
        <w:contextualSpacing w:val="0"/>
        <w:rPr/>
      </w:pPr>
      <w:r w:rsidDel="00000000" w:rsidR="00000000" w:rsidRPr="00000000">
        <w:rPr>
          <w:rFonts w:ascii="Arial Unicode MS" w:cs="Arial Unicode MS" w:eastAsia="Arial Unicode MS" w:hAnsi="Arial Unicode MS"/>
          <w:rtl w:val="0"/>
        </w:rPr>
        <w:t xml:space="preserve"> 共有 8 个货币对，热门货币对 2 种，虽然目前韩国市场为主体交易市场，但整体而言 KNC </w:t>
      </w:r>
      <w:r w:rsidDel="00000000" w:rsidR="00000000" w:rsidRPr="00000000">
        <w:rPr>
          <w:rFonts w:ascii="Arial Unicode MS" w:cs="Arial Unicode MS" w:eastAsia="Arial Unicode MS" w:hAnsi="Arial Unicode MS"/>
          <w:b w:val="1"/>
          <w:rtl w:val="0"/>
        </w:rPr>
        <w:t xml:space="preserve">交易所覆盖率广，市场影响力大</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6B">
      <w:pPr>
        <w:contextualSpacing w:val="0"/>
        <w:rPr/>
      </w:pPr>
      <w:r w:rsidDel="00000000" w:rsidR="00000000" w:rsidRPr="00000000">
        <w:rPr>
          <w:rtl w:val="0"/>
        </w:rPr>
      </w:r>
    </w:p>
    <w:tbl>
      <w:tblPr>
        <w:tblStyle w:val="Table9"/>
        <w:tblW w:w="9029.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4.5"/>
        <w:gridCol w:w="4514.5"/>
        <w:tblGridChange w:id="0">
          <w:tblGrid>
            <w:gridCol w:w="4514.5"/>
            <w:gridCol w:w="4514.5"/>
          </w:tblGrid>
        </w:tblGridChange>
      </w:tblGrid>
      <w:tr>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26C">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热门货币对</w:t>
            </w:r>
          </w:p>
        </w:tc>
        <w:tc>
          <w:tcPr>
            <w:tcBorders>
              <w:top w:color="000000" w:space="0" w:sz="8" w:val="single"/>
              <w:left w:color="000000" w:space="0" w:sz="8" w:val="single"/>
              <w:bottom w:color="000000" w:space="0" w:sz="8" w:val="single"/>
              <w:right w:color="000000" w:space="0" w:sz="8" w:val="single"/>
            </w:tcBorders>
            <w:shd w:fill="999999" w:val="clear"/>
            <w:tcMar>
              <w:top w:w="100.0" w:type="dxa"/>
              <w:left w:w="100.0" w:type="dxa"/>
              <w:bottom w:w="100.0" w:type="dxa"/>
              <w:right w:w="100.0" w:type="dxa"/>
            </w:tcMar>
            <w:vAlign w:val="center"/>
          </w:tcPr>
          <w:p w:rsidR="00000000" w:rsidDel="00000000" w:rsidP="00000000" w:rsidRDefault="00000000" w:rsidRPr="00000000" w14:paraId="0000026D">
            <w:pPr>
              <w:widowControl w:val="0"/>
              <w:spacing w:line="240" w:lineRule="auto"/>
              <w:contextualSpacing w:val="0"/>
              <w:jc w:val="center"/>
              <w:rPr>
                <w:b w:val="1"/>
              </w:rPr>
            </w:pPr>
            <w:r w:rsidDel="00000000" w:rsidR="00000000" w:rsidRPr="00000000">
              <w:rPr>
                <w:rFonts w:ascii="Arial Unicode MS" w:cs="Arial Unicode MS" w:eastAsia="Arial Unicode MS" w:hAnsi="Arial Unicode MS"/>
                <w:b w:val="1"/>
                <w:rtl w:val="0"/>
              </w:rPr>
              <w:t xml:space="preserve">总成交量占比</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E">
            <w:pPr>
              <w:widowControl w:val="0"/>
              <w:spacing w:line="240" w:lineRule="auto"/>
              <w:contextualSpacing w:val="0"/>
              <w:jc w:val="center"/>
              <w:rPr/>
            </w:pPr>
            <w:r w:rsidDel="00000000" w:rsidR="00000000" w:rsidRPr="00000000">
              <w:rPr>
                <w:rtl w:val="0"/>
              </w:rPr>
              <w:t xml:space="preserve">KNC/KRW</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6F">
            <w:pPr>
              <w:widowControl w:val="0"/>
              <w:spacing w:line="240" w:lineRule="auto"/>
              <w:contextualSpacing w:val="0"/>
              <w:jc w:val="center"/>
              <w:rPr/>
            </w:pPr>
            <w:r w:rsidDel="00000000" w:rsidR="00000000" w:rsidRPr="00000000">
              <w:rPr>
                <w:rtl w:val="0"/>
              </w:rPr>
              <w:t xml:space="preserve">65.24%</w:t>
            </w:r>
          </w:p>
        </w:tc>
      </w:tr>
      <w:tr>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0">
            <w:pPr>
              <w:widowControl w:val="0"/>
              <w:spacing w:line="240" w:lineRule="auto"/>
              <w:contextualSpacing w:val="0"/>
              <w:jc w:val="center"/>
              <w:rPr/>
            </w:pPr>
            <w:r w:rsidDel="00000000" w:rsidR="00000000" w:rsidRPr="00000000">
              <w:rPr>
                <w:rtl w:val="0"/>
              </w:rPr>
              <w:t xml:space="preserve">KNC/BTC</w:t>
            </w:r>
          </w:p>
        </w:tc>
        <w:tc>
          <w:tcPr>
            <w:tcBorders>
              <w:top w:color="000000" w:space="0" w:sz="8" w:val="single"/>
              <w:left w:color="000000" w:space="0" w:sz="8" w:val="single"/>
              <w:bottom w:color="000000" w:space="0" w:sz="8" w:val="single"/>
              <w:right w:color="000000" w:space="0" w:sz="8" w:val="single"/>
            </w:tcBorders>
            <w:shd w:fill="ffffff" w:val="clear"/>
            <w:tcMar>
              <w:top w:w="100.0" w:type="dxa"/>
              <w:left w:w="100.0" w:type="dxa"/>
              <w:bottom w:w="100.0" w:type="dxa"/>
              <w:right w:w="100.0" w:type="dxa"/>
            </w:tcMar>
            <w:vAlign w:val="center"/>
          </w:tcPr>
          <w:p w:rsidR="00000000" w:rsidDel="00000000" w:rsidP="00000000" w:rsidRDefault="00000000" w:rsidRPr="00000000" w14:paraId="00000271">
            <w:pPr>
              <w:widowControl w:val="0"/>
              <w:spacing w:line="240" w:lineRule="auto"/>
              <w:contextualSpacing w:val="0"/>
              <w:jc w:val="center"/>
              <w:rPr/>
            </w:pPr>
            <w:r w:rsidDel="00000000" w:rsidR="00000000" w:rsidRPr="00000000">
              <w:rPr>
                <w:rtl w:val="0"/>
              </w:rPr>
              <w:t xml:space="preserve">15.43%</w:t>
            </w:r>
          </w:p>
        </w:tc>
      </w:tr>
    </w:tbl>
    <w:p w:rsidR="00000000" w:rsidDel="00000000" w:rsidP="00000000" w:rsidRDefault="00000000" w:rsidRPr="00000000" w14:paraId="00000272">
      <w:pPr>
        <w:contextualSpacing w:val="0"/>
        <w:rPr/>
      </w:pPr>
      <w:r w:rsidDel="00000000" w:rsidR="00000000" w:rsidRPr="00000000">
        <w:rPr>
          <w:rtl w:val="0"/>
        </w:rPr>
      </w:r>
    </w:p>
    <w:p w:rsidR="00000000" w:rsidDel="00000000" w:rsidP="00000000" w:rsidRDefault="00000000" w:rsidRPr="00000000" w14:paraId="00000273">
      <w:pPr>
        <w:contextualSpacing w:val="0"/>
        <w:rPr/>
      </w:pPr>
      <w:r w:rsidDel="00000000" w:rsidR="00000000" w:rsidRPr="00000000">
        <w:rPr>
          <w:rtl w:val="0"/>
        </w:rPr>
      </w:r>
    </w:p>
    <w:p w:rsidR="00000000" w:rsidDel="00000000" w:rsidP="00000000" w:rsidRDefault="00000000" w:rsidRPr="00000000" w14:paraId="00000274">
      <w:pPr>
        <w:contextualSpacing w:val="0"/>
        <w:rPr/>
      </w:pPr>
      <w:r w:rsidDel="00000000" w:rsidR="00000000" w:rsidRPr="00000000">
        <w:rPr>
          <w:rFonts w:ascii="Arial Unicode MS" w:cs="Arial Unicode MS" w:eastAsia="Arial Unicode MS" w:hAnsi="Arial Unicode MS"/>
          <w:rtl w:val="0"/>
        </w:rPr>
        <w:t xml:space="preserve">近一个月的全市场平均换手率为 5.89%，其中 7 月 27 日及 28 日换手率达 24.39% 及 18.17%，而这两日振幅仅 3.98% 和 2.10%，可能存在对倒交易，</w:t>
      </w:r>
      <w:r w:rsidDel="00000000" w:rsidR="00000000" w:rsidRPr="00000000">
        <w:rPr>
          <w:rFonts w:ascii="Arial Unicode MS" w:cs="Arial Unicode MS" w:eastAsia="Arial Unicode MS" w:hAnsi="Arial Unicode MS"/>
          <w:b w:val="1"/>
          <w:rtl w:val="0"/>
        </w:rPr>
        <w:t xml:space="preserve">成交量方面真实性存疑</w:t>
      </w:r>
      <w:r w:rsidDel="00000000" w:rsidR="00000000" w:rsidRPr="00000000">
        <w:rPr>
          <w:rFonts w:ascii="Arial Unicode MS" w:cs="Arial Unicode MS" w:eastAsia="Arial Unicode MS" w:hAnsi="Arial Unicode MS"/>
          <w:rtl w:val="0"/>
        </w:rPr>
        <w:t xml:space="preserve">。近期振幅波动较小，交易情绪较为稳定。</w:t>
      </w:r>
      <w:r w:rsidDel="00000000" w:rsidR="00000000" w:rsidRPr="00000000">
        <w:rPr/>
        <w:drawing>
          <wp:inline distB="114300" distT="114300" distL="114300" distR="114300">
            <wp:extent cx="5391150" cy="3324225"/>
            <wp:effectExtent b="0" l="0" r="0" t="0"/>
            <wp:docPr id="23" name="image56.jpg"/>
            <a:graphic>
              <a:graphicData uri="http://schemas.openxmlformats.org/drawingml/2006/picture">
                <pic:pic>
                  <pic:nvPicPr>
                    <pic:cNvPr id="0" name="image56.jpg"/>
                    <pic:cNvPicPr preferRelativeResize="0"/>
                  </pic:nvPicPr>
                  <pic:blipFill>
                    <a:blip r:embed="rId41"/>
                    <a:srcRect b="0" l="0" r="0" t="0"/>
                    <a:stretch>
                      <a:fillRect/>
                    </a:stretch>
                  </pic:blipFill>
                  <pic:spPr>
                    <a:xfrm>
                      <a:off x="0" y="0"/>
                      <a:ext cx="5391150" cy="3324225"/>
                    </a:xfrm>
                    <a:prstGeom prst="rect"/>
                    <a:ln/>
                  </pic:spPr>
                </pic:pic>
              </a:graphicData>
            </a:graphic>
          </wp:inline>
        </w:drawing>
      </w:r>
      <w:r w:rsidDel="00000000" w:rsidR="00000000" w:rsidRPr="00000000">
        <w:rPr>
          <w:rtl w:val="0"/>
        </w:rPr>
      </w:r>
    </w:p>
    <w:p w:rsidR="00000000" w:rsidDel="00000000" w:rsidP="00000000" w:rsidRDefault="00000000" w:rsidRPr="00000000" w14:paraId="00000275">
      <w:pPr>
        <w:contextualSpacing w:val="0"/>
        <w:rPr/>
      </w:pPr>
      <w:r w:rsidDel="00000000" w:rsidR="00000000" w:rsidRPr="00000000">
        <w:rPr>
          <w:rtl w:val="0"/>
        </w:rPr>
      </w:r>
    </w:p>
    <w:p w:rsidR="00000000" w:rsidDel="00000000" w:rsidP="00000000" w:rsidRDefault="00000000" w:rsidRPr="00000000" w14:paraId="00000276">
      <w:pPr>
        <w:pStyle w:val="Heading4"/>
        <w:spacing w:after="0" w:before="0" w:lineRule="auto"/>
        <w:contextualSpacing w:val="0"/>
        <w:rPr>
          <w:b w:val="1"/>
          <w:color w:val="579a78"/>
          <w:sz w:val="22"/>
          <w:szCs w:val="22"/>
        </w:rPr>
      </w:pPr>
      <w:bookmarkStart w:colFirst="0" w:colLast="0" w:name="_fwfaoot2ym9s" w:id="31"/>
      <w:bookmarkEnd w:id="31"/>
      <w:r w:rsidDel="00000000" w:rsidR="00000000" w:rsidRPr="00000000">
        <w:rPr>
          <w:rFonts w:ascii="Arial Unicode MS" w:cs="Arial Unicode MS" w:eastAsia="Arial Unicode MS" w:hAnsi="Arial Unicode MS"/>
          <w:b w:val="1"/>
          <w:color w:val="579a78"/>
          <w:sz w:val="22"/>
          <w:szCs w:val="22"/>
          <w:rtl w:val="0"/>
        </w:rPr>
        <w:t xml:space="preserve">持仓分布</w:t>
      </w:r>
    </w:p>
    <w:p w:rsidR="00000000" w:rsidDel="00000000" w:rsidP="00000000" w:rsidRDefault="00000000" w:rsidRPr="00000000" w14:paraId="00000277">
      <w:pPr>
        <w:contextualSpacing w:val="0"/>
        <w:rPr/>
      </w:pPr>
      <w:r w:rsidDel="00000000" w:rsidR="00000000" w:rsidRPr="00000000">
        <w:rPr>
          <w:rtl w:val="0"/>
        </w:rPr>
      </w:r>
    </w:p>
    <w:p w:rsidR="00000000" w:rsidDel="00000000" w:rsidP="00000000" w:rsidRDefault="00000000" w:rsidRPr="00000000" w14:paraId="00000278">
      <w:pPr>
        <w:contextualSpacing w:val="0"/>
        <w:rPr/>
      </w:pPr>
      <w:r w:rsidDel="00000000" w:rsidR="00000000" w:rsidRPr="00000000">
        <w:rPr>
          <w:rFonts w:ascii="Arial Unicode MS" w:cs="Arial Unicode MS" w:eastAsia="Arial Unicode MS" w:hAnsi="Arial Unicode MS"/>
          <w:rtl w:val="0"/>
        </w:rPr>
        <w:t xml:space="preserve">根据 Etherscan.io 数据显示，KNC 的持币地址数量为 52,069，前十大持币地址占比 69.12%，第二、八、十地址为交易所地址合计占比 13.3073%，</w:t>
      </w:r>
      <w:r w:rsidDel="00000000" w:rsidR="00000000" w:rsidRPr="00000000">
        <w:rPr>
          <w:rFonts w:ascii="Arial Unicode MS" w:cs="Arial Unicode MS" w:eastAsia="Arial Unicode MS" w:hAnsi="Arial Unicode MS"/>
          <w:b w:val="1"/>
          <w:rtl w:val="0"/>
        </w:rPr>
        <w:t xml:space="preserve">筹码集中度较低</w:t>
      </w:r>
      <w:r w:rsidDel="00000000" w:rsidR="00000000" w:rsidRPr="00000000">
        <w:rPr>
          <w:rFonts w:ascii="Arial Unicode MS" w:cs="Arial Unicode MS" w:eastAsia="Arial Unicode MS" w:hAnsi="Arial Unicode MS"/>
          <w:rtl w:val="0"/>
        </w:rPr>
        <w:t xml:space="preserve">。第一大持币为项目方控制地址 KyberMultiSigWallet 占比 37.3270%，其中仅创始人及顾问分配的 KNC 有一年锁定期且两年内完全分配，目前即将到解锁期。</w:t>
      </w:r>
      <w:r w:rsidDel="00000000" w:rsidR="00000000" w:rsidRPr="00000000">
        <w:rPr>
          <w:rFonts w:ascii="Arial Unicode MS" w:cs="Arial Unicode MS" w:eastAsia="Arial Unicode MS" w:hAnsi="Arial Unicode MS"/>
          <w:b w:val="1"/>
          <w:rtl w:val="0"/>
        </w:rPr>
        <w:t xml:space="preserve">所以项目方所持代币量对价格走势具有一定影响力，由于项目方没有明确的释放计划，仅表示每月释放一次，无法进行跟踪监督，存在一定的抛售风险</w:t>
      </w:r>
      <w:r w:rsidDel="00000000" w:rsidR="00000000" w:rsidRPr="00000000">
        <w:rPr>
          <w:rFonts w:ascii="Arial Unicode MS" w:cs="Arial Unicode MS" w:eastAsia="Arial Unicode MS" w:hAnsi="Arial Unicode MS"/>
          <w:rtl w:val="0"/>
        </w:rPr>
        <w:t xml:space="preserve">。</w:t>
      </w:r>
      <w:r w:rsidDel="00000000" w:rsidR="00000000" w:rsidRPr="00000000">
        <w:rPr/>
        <w:drawing>
          <wp:inline distB="114300" distT="114300" distL="114300" distR="114300">
            <wp:extent cx="5734050" cy="3352800"/>
            <wp:effectExtent b="0" l="0" r="0" t="0"/>
            <wp:docPr id="11" name="image43.jpg"/>
            <a:graphic>
              <a:graphicData uri="http://schemas.openxmlformats.org/drawingml/2006/picture">
                <pic:pic>
                  <pic:nvPicPr>
                    <pic:cNvPr id="0" name="image43.jpg"/>
                    <pic:cNvPicPr preferRelativeResize="0"/>
                  </pic:nvPicPr>
                  <pic:blipFill>
                    <a:blip r:embed="rId42"/>
                    <a:srcRect b="0" l="0" r="0" t="0"/>
                    <a:stretch>
                      <a:fillRect/>
                    </a:stretch>
                  </pic:blipFill>
                  <pic:spPr>
                    <a:xfrm>
                      <a:off x="0" y="0"/>
                      <a:ext cx="5734050" cy="3352800"/>
                    </a:xfrm>
                    <a:prstGeom prst="rect"/>
                    <a:ln/>
                  </pic:spPr>
                </pic:pic>
              </a:graphicData>
            </a:graphic>
          </wp:inline>
        </w:drawing>
      </w:r>
      <w:r w:rsidDel="00000000" w:rsidR="00000000" w:rsidRPr="00000000">
        <w:rPr/>
        <w:drawing>
          <wp:inline distB="114300" distT="114300" distL="114300" distR="114300">
            <wp:extent cx="5734050" cy="1930400"/>
            <wp:effectExtent b="0" l="0" r="0" t="0"/>
            <wp:docPr id="24" name="image57.jpg"/>
            <a:graphic>
              <a:graphicData uri="http://schemas.openxmlformats.org/drawingml/2006/picture">
                <pic:pic>
                  <pic:nvPicPr>
                    <pic:cNvPr id="0" name="image57.jpg"/>
                    <pic:cNvPicPr preferRelativeResize="0"/>
                  </pic:nvPicPr>
                  <pic:blipFill>
                    <a:blip r:embed="rId43"/>
                    <a:srcRect b="0" l="0" r="0" t="0"/>
                    <a:stretch>
                      <a:fillRect/>
                    </a:stretch>
                  </pic:blipFill>
                  <pic:spPr>
                    <a:xfrm>
                      <a:off x="0" y="0"/>
                      <a:ext cx="5734050" cy="1930400"/>
                    </a:xfrm>
                    <a:prstGeom prst="rect"/>
                    <a:ln/>
                  </pic:spPr>
                </pic:pic>
              </a:graphicData>
            </a:graphic>
          </wp:inline>
        </w:drawing>
      </w:r>
      <w:r w:rsidDel="00000000" w:rsidR="00000000" w:rsidRPr="00000000">
        <w:rPr>
          <w:rtl w:val="0"/>
        </w:rPr>
      </w:r>
    </w:p>
    <w:p w:rsidR="00000000" w:rsidDel="00000000" w:rsidP="00000000" w:rsidRDefault="00000000" w:rsidRPr="00000000" w14:paraId="00000279">
      <w:pPr>
        <w:contextualSpacing w:val="0"/>
        <w:rPr/>
      </w:pPr>
      <w:r w:rsidDel="00000000" w:rsidR="00000000" w:rsidRPr="00000000">
        <w:rPr>
          <w:rtl w:val="0"/>
        </w:rPr>
      </w:r>
    </w:p>
    <w:p w:rsidR="00000000" w:rsidDel="00000000" w:rsidP="00000000" w:rsidRDefault="00000000" w:rsidRPr="00000000" w14:paraId="0000027A">
      <w:pPr>
        <w:contextualSpacing w:val="0"/>
        <w:rPr/>
      </w:pPr>
      <w:r w:rsidDel="00000000" w:rsidR="00000000" w:rsidRPr="00000000">
        <w:rPr>
          <w:rtl w:val="0"/>
        </w:rPr>
      </w:r>
    </w:p>
    <w:p w:rsidR="00000000" w:rsidDel="00000000" w:rsidP="00000000" w:rsidRDefault="00000000" w:rsidRPr="00000000" w14:paraId="0000027B">
      <w:pPr>
        <w:contextualSpacing w:val="0"/>
        <w:rPr/>
      </w:pPr>
      <w:r w:rsidDel="00000000" w:rsidR="00000000" w:rsidRPr="00000000">
        <w:rPr>
          <w:rFonts w:ascii="Arial Unicode MS" w:cs="Arial Unicode MS" w:eastAsia="Arial Unicode MS" w:hAnsi="Arial Unicode MS"/>
          <w:rtl w:val="0"/>
        </w:rPr>
        <w:t xml:space="preserve">标准共识针对 KyberMultiSigWallet 进一步分析，初始接收 KNC 数量为 168,431,585 占 2.26 亿的比例为 74.53%。此问题根据官方回应，KyberMultiSigWallet 地址初始打入包括私募部分，追踪至最后一笔大额转出，释放周期近两个月，期间还有转入记录。在大额转出之后共转出 1,119,582 ，转出部分加上目前账户所剩余额仍不足公司和创始人、顾问及早期投资者合计持有的 38.94%。标准共识就此问题向项目方进行咨询，项目方未给出明确的众筹释放结束时间点。</w:t>
      </w:r>
      <w:r w:rsidDel="00000000" w:rsidR="00000000" w:rsidRPr="00000000">
        <w:rPr>
          <w:rFonts w:ascii="Arial Unicode MS" w:cs="Arial Unicode MS" w:eastAsia="Arial Unicode MS" w:hAnsi="Arial Unicode MS"/>
          <w:b w:val="1"/>
          <w:rtl w:val="0"/>
        </w:rPr>
        <w:t xml:space="preserve">总体而言，KyberMultiSigWallet 账户地址透明度低，无法明确释放来源及释放频率</w:t>
      </w:r>
      <w:r w:rsidDel="00000000" w:rsidR="00000000" w:rsidRPr="00000000">
        <w:rPr>
          <w:rFonts w:ascii="Arial Unicode MS" w:cs="Arial Unicode MS" w:eastAsia="Arial Unicode MS" w:hAnsi="Arial Unicode MS"/>
          <w:rtl w:val="0"/>
        </w:rPr>
        <w:t xml:space="preserve">。</w:t>
      </w:r>
    </w:p>
    <w:p w:rsidR="00000000" w:rsidDel="00000000" w:rsidP="00000000" w:rsidRDefault="00000000" w:rsidRPr="00000000" w14:paraId="0000027C">
      <w:pPr>
        <w:contextualSpacing w:val="0"/>
        <w:rPr/>
      </w:pPr>
      <w:r w:rsidDel="00000000" w:rsidR="00000000" w:rsidRPr="00000000">
        <w:rPr/>
        <w:drawing>
          <wp:inline distB="114300" distT="114300" distL="114300" distR="114300">
            <wp:extent cx="5734050" cy="165100"/>
            <wp:effectExtent b="0" l="0" r="0" t="0"/>
            <wp:docPr id="14" name="image46.jpg"/>
            <a:graphic>
              <a:graphicData uri="http://schemas.openxmlformats.org/drawingml/2006/picture">
                <pic:pic>
                  <pic:nvPicPr>
                    <pic:cNvPr id="0" name="image46.jpg"/>
                    <pic:cNvPicPr preferRelativeResize="0"/>
                  </pic:nvPicPr>
                  <pic:blipFill>
                    <a:blip r:embed="rId44"/>
                    <a:srcRect b="0" l="0" r="0" t="0"/>
                    <a:stretch>
                      <a:fillRect/>
                    </a:stretch>
                  </pic:blipFill>
                  <pic:spPr>
                    <a:xfrm>
                      <a:off x="0" y="0"/>
                      <a:ext cx="5734050" cy="165100"/>
                    </a:xfrm>
                    <a:prstGeom prst="rect"/>
                    <a:ln/>
                  </pic:spPr>
                </pic:pic>
              </a:graphicData>
            </a:graphic>
          </wp:inline>
        </w:drawing>
      </w:r>
      <w:r w:rsidDel="00000000" w:rsidR="00000000" w:rsidRPr="00000000">
        <w:rPr/>
        <w:drawing>
          <wp:inline distB="114300" distT="114300" distL="114300" distR="114300">
            <wp:extent cx="5734050" cy="1778000"/>
            <wp:effectExtent b="0" l="0" r="0" t="0"/>
            <wp:docPr id="27" name="image67.jpg"/>
            <a:graphic>
              <a:graphicData uri="http://schemas.openxmlformats.org/drawingml/2006/picture">
                <pic:pic>
                  <pic:nvPicPr>
                    <pic:cNvPr id="0" name="image67.jpg"/>
                    <pic:cNvPicPr preferRelativeResize="0"/>
                  </pic:nvPicPr>
                  <pic:blipFill>
                    <a:blip r:embed="rId45"/>
                    <a:srcRect b="0" l="0" r="0" t="0"/>
                    <a:stretch>
                      <a:fillRect/>
                    </a:stretch>
                  </pic:blipFill>
                  <pic:spPr>
                    <a:xfrm>
                      <a:off x="0" y="0"/>
                      <a:ext cx="5734050" cy="1778000"/>
                    </a:xfrm>
                    <a:prstGeom prst="rect"/>
                    <a:ln/>
                  </pic:spPr>
                </pic:pic>
              </a:graphicData>
            </a:graphic>
          </wp:inline>
        </w:drawing>
      </w:r>
      <w:r w:rsidDel="00000000" w:rsidR="00000000" w:rsidRPr="00000000">
        <w:rPr/>
        <w:drawing>
          <wp:inline distB="114300" distT="114300" distL="114300" distR="114300">
            <wp:extent cx="5734050" cy="1219200"/>
            <wp:effectExtent b="0" l="0" r="0" t="0"/>
            <wp:docPr id="32" name="image72.jpg"/>
            <a:graphic>
              <a:graphicData uri="http://schemas.openxmlformats.org/drawingml/2006/picture">
                <pic:pic>
                  <pic:nvPicPr>
                    <pic:cNvPr id="0" name="image72.jpg"/>
                    <pic:cNvPicPr preferRelativeResize="0"/>
                  </pic:nvPicPr>
                  <pic:blipFill>
                    <a:blip r:embed="rId46"/>
                    <a:srcRect b="0" l="0" r="0" t="0"/>
                    <a:stretch>
                      <a:fillRect/>
                    </a:stretch>
                  </pic:blipFill>
                  <pic:spPr>
                    <a:xfrm>
                      <a:off x="0" y="0"/>
                      <a:ext cx="5734050"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27D">
      <w:pPr>
        <w:contextualSpacing w:val="0"/>
        <w:rPr/>
      </w:pPr>
      <w:r w:rsidDel="00000000" w:rsidR="00000000" w:rsidRPr="00000000">
        <w:rPr>
          <w:rtl w:val="0"/>
        </w:rPr>
      </w:r>
    </w:p>
    <w:p w:rsidR="00000000" w:rsidDel="00000000" w:rsidP="00000000" w:rsidRDefault="00000000" w:rsidRPr="00000000" w14:paraId="0000027E">
      <w:pPr>
        <w:contextualSpacing w:val="0"/>
        <w:rPr/>
      </w:pPr>
      <w:r w:rsidDel="00000000" w:rsidR="00000000" w:rsidRPr="00000000">
        <w:rPr>
          <w:rtl w:val="0"/>
        </w:rPr>
      </w:r>
    </w:p>
    <w:p w:rsidR="00000000" w:rsidDel="00000000" w:rsidP="00000000" w:rsidRDefault="00000000" w:rsidRPr="00000000" w14:paraId="0000027F">
      <w:pPr>
        <w:contextualSpacing w:val="0"/>
        <w:rPr/>
      </w:pPr>
      <w:r w:rsidDel="00000000" w:rsidR="00000000" w:rsidRPr="00000000">
        <w:rPr>
          <w:rtl w:val="0"/>
        </w:rPr>
      </w:r>
    </w:p>
    <w:p w:rsidR="00000000" w:rsidDel="00000000" w:rsidP="00000000" w:rsidRDefault="00000000" w:rsidRPr="00000000" w14:paraId="00000280">
      <w:pPr>
        <w:contextualSpacing w:val="0"/>
        <w:rPr/>
      </w:pPr>
      <w:r w:rsidDel="00000000" w:rsidR="00000000" w:rsidRPr="00000000">
        <w:rPr>
          <w:rtl w:val="0"/>
        </w:rPr>
      </w:r>
    </w:p>
    <w:p w:rsidR="00000000" w:rsidDel="00000000" w:rsidP="00000000" w:rsidRDefault="00000000" w:rsidRPr="00000000" w14:paraId="00000281">
      <w:pPr>
        <w:pStyle w:val="Heading4"/>
        <w:spacing w:after="0" w:before="0" w:lineRule="auto"/>
        <w:contextualSpacing w:val="0"/>
        <w:rPr>
          <w:b w:val="1"/>
          <w:color w:val="579a78"/>
        </w:rPr>
      </w:pPr>
      <w:bookmarkStart w:colFirst="0" w:colLast="0" w:name="_nbtqgfk447p0" w:id="32"/>
      <w:bookmarkEnd w:id="32"/>
      <w:r w:rsidDel="00000000" w:rsidR="00000000" w:rsidRPr="00000000">
        <w:rPr>
          <w:rFonts w:ascii="Arial Unicode MS" w:cs="Arial Unicode MS" w:eastAsia="Arial Unicode MS" w:hAnsi="Arial Unicode MS"/>
          <w:b w:val="1"/>
          <w:color w:val="579a78"/>
          <w:rtl w:val="0"/>
        </w:rPr>
        <w:t xml:space="preserve">市场表现</w:t>
      </w:r>
    </w:p>
    <w:p w:rsidR="00000000" w:rsidDel="00000000" w:rsidP="00000000" w:rsidRDefault="00000000" w:rsidRPr="00000000" w14:paraId="00000282">
      <w:pPr>
        <w:contextualSpacing w:val="0"/>
        <w:rPr/>
      </w:pPr>
      <w:r w:rsidDel="00000000" w:rsidR="00000000" w:rsidRPr="00000000">
        <w:rPr>
          <w:rtl w:val="0"/>
        </w:rPr>
      </w:r>
    </w:p>
    <w:p w:rsidR="00000000" w:rsidDel="00000000" w:rsidP="00000000" w:rsidRDefault="00000000" w:rsidRPr="00000000" w14:paraId="00000283">
      <w:pPr>
        <w:contextualSpacing w:val="0"/>
        <w:rPr/>
      </w:pPr>
      <w:r w:rsidDel="00000000" w:rsidR="00000000" w:rsidRPr="00000000">
        <w:rPr>
          <w:rFonts w:ascii="Arial Unicode MS" w:cs="Arial Unicode MS" w:eastAsia="Arial Unicode MS" w:hAnsi="Arial Unicode MS"/>
          <w:rtl w:val="0"/>
        </w:rPr>
        <w:t xml:space="preserve">从 Coinmarketcap 及 Etherscan.io 的全市场走势图来看，价格走势一直处于发行价格之上运行，同时底部支撑力度较强，下跌空间逐步缩窄。成交量方面放大较为集中，存在一定投机性交易行为，但近期交易情绪较为稳定，价格波动幅度较小。</w:t>
      </w:r>
      <w:r w:rsidDel="00000000" w:rsidR="00000000" w:rsidRPr="00000000">
        <w:rPr/>
        <w:drawing>
          <wp:inline distB="114300" distT="114300" distL="114300" distR="114300">
            <wp:extent cx="5734050" cy="2832100"/>
            <wp:effectExtent b="0" l="0" r="0" t="0"/>
            <wp:docPr id="20" name="image53.jpg"/>
            <a:graphic>
              <a:graphicData uri="http://schemas.openxmlformats.org/drawingml/2006/picture">
                <pic:pic>
                  <pic:nvPicPr>
                    <pic:cNvPr id="0" name="image53.jpg"/>
                    <pic:cNvPicPr preferRelativeResize="0"/>
                  </pic:nvPicPr>
                  <pic:blipFill>
                    <a:blip r:embed="rId47"/>
                    <a:srcRect b="0" l="0" r="0" t="0"/>
                    <a:stretch>
                      <a:fillRect/>
                    </a:stretch>
                  </pic:blipFill>
                  <pic:spPr>
                    <a:xfrm>
                      <a:off x="0" y="0"/>
                      <a:ext cx="5734050" cy="2832100"/>
                    </a:xfrm>
                    <a:prstGeom prst="rect"/>
                    <a:ln/>
                  </pic:spPr>
                </pic:pic>
              </a:graphicData>
            </a:graphic>
          </wp:inline>
        </w:drawing>
      </w:r>
      <w:r w:rsidDel="00000000" w:rsidR="00000000" w:rsidRPr="00000000">
        <w:rPr/>
        <w:drawing>
          <wp:inline distB="114300" distT="114300" distL="114300" distR="114300">
            <wp:extent cx="5734050" cy="3022600"/>
            <wp:effectExtent b="0" l="0" r="0" t="0"/>
            <wp:docPr id="36" name="image76.jpg"/>
            <a:graphic>
              <a:graphicData uri="http://schemas.openxmlformats.org/drawingml/2006/picture">
                <pic:pic>
                  <pic:nvPicPr>
                    <pic:cNvPr id="0" name="image76.jpg"/>
                    <pic:cNvPicPr preferRelativeResize="0"/>
                  </pic:nvPicPr>
                  <pic:blipFill>
                    <a:blip r:embed="rId48"/>
                    <a:srcRect b="0" l="0" r="0" t="0"/>
                    <a:stretch>
                      <a:fillRect/>
                    </a:stretch>
                  </pic:blipFill>
                  <pic:spPr>
                    <a:xfrm>
                      <a:off x="0" y="0"/>
                      <a:ext cx="5734050"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284">
      <w:pPr>
        <w:contextualSpacing w:val="0"/>
        <w:rPr/>
      </w:pPr>
      <w:r w:rsidDel="00000000" w:rsidR="00000000" w:rsidRPr="00000000">
        <w:rPr>
          <w:rtl w:val="0"/>
        </w:rPr>
      </w:r>
    </w:p>
    <w:p w:rsidR="00000000" w:rsidDel="00000000" w:rsidP="00000000" w:rsidRDefault="00000000" w:rsidRPr="00000000" w14:paraId="00000285">
      <w:pPr>
        <w:contextualSpacing w:val="0"/>
        <w:rPr/>
      </w:pPr>
      <w:r w:rsidDel="00000000" w:rsidR="00000000" w:rsidRPr="00000000">
        <w:rPr>
          <w:rFonts w:ascii="Arial Unicode MS" w:cs="Arial Unicode MS" w:eastAsia="Arial Unicode MS" w:hAnsi="Arial Unicode MS"/>
          <w:rtl w:val="0"/>
        </w:rPr>
        <w:t xml:space="preserve">具体的货币对表现上，Bithumb 交易所的 KNC/KRW，整体波动较为平稳，但成交量放大阶段价格波动性较大，投机性交易行为较为明显。</w:t>
      </w:r>
      <w:r w:rsidDel="00000000" w:rsidR="00000000" w:rsidRPr="00000000">
        <w:rPr/>
        <w:drawing>
          <wp:inline distB="114300" distT="114300" distL="114300" distR="114300">
            <wp:extent cx="5734050" cy="3581400"/>
            <wp:effectExtent b="0" l="0" r="0" t="0"/>
            <wp:docPr id="18" name="image51.jpg"/>
            <a:graphic>
              <a:graphicData uri="http://schemas.openxmlformats.org/drawingml/2006/picture">
                <pic:pic>
                  <pic:nvPicPr>
                    <pic:cNvPr id="0" name="image51.jpg"/>
                    <pic:cNvPicPr preferRelativeResize="0"/>
                  </pic:nvPicPr>
                  <pic:blipFill>
                    <a:blip r:embed="rId49"/>
                    <a:srcRect b="0" l="0" r="0" t="0"/>
                    <a:stretch>
                      <a:fillRect/>
                    </a:stretch>
                  </pic:blipFill>
                  <pic:spPr>
                    <a:xfrm>
                      <a:off x="0" y="0"/>
                      <a:ext cx="57340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286">
      <w:pPr>
        <w:contextualSpacing w:val="0"/>
        <w:rPr/>
      </w:pPr>
      <w:r w:rsidDel="00000000" w:rsidR="00000000" w:rsidRPr="00000000">
        <w:rPr>
          <w:rtl w:val="0"/>
        </w:rPr>
      </w:r>
    </w:p>
    <w:p w:rsidR="00000000" w:rsidDel="00000000" w:rsidP="00000000" w:rsidRDefault="00000000" w:rsidRPr="00000000" w14:paraId="00000287">
      <w:pPr>
        <w:contextualSpacing w:val="0"/>
        <w:rPr/>
      </w:pPr>
      <w:r w:rsidDel="00000000" w:rsidR="00000000" w:rsidRPr="00000000">
        <w:rPr>
          <w:rFonts w:ascii="Arial Unicode MS" w:cs="Arial Unicode MS" w:eastAsia="Arial Unicode MS" w:hAnsi="Arial Unicode MS"/>
          <w:rtl w:val="0"/>
        </w:rPr>
        <w:t xml:space="preserve">最后来看 OKEx 交易所的 KNC/BTC，近期成交量放大，波动性较小，下跌空间逐渐缩窄。</w:t>
      </w:r>
      <w:r w:rsidDel="00000000" w:rsidR="00000000" w:rsidRPr="00000000">
        <w:rPr/>
        <w:drawing>
          <wp:inline distB="114300" distT="114300" distL="114300" distR="114300">
            <wp:extent cx="5734050" cy="3441700"/>
            <wp:effectExtent b="0" l="0" r="0" t="0"/>
            <wp:docPr id="25" name="image58.jpg"/>
            <a:graphic>
              <a:graphicData uri="http://schemas.openxmlformats.org/drawingml/2006/picture">
                <pic:pic>
                  <pic:nvPicPr>
                    <pic:cNvPr id="0" name="image58.jpg"/>
                    <pic:cNvPicPr preferRelativeResize="0"/>
                  </pic:nvPicPr>
                  <pic:blipFill>
                    <a:blip r:embed="rId50"/>
                    <a:srcRect b="0" l="0" r="0" t="0"/>
                    <a:stretch>
                      <a:fillRect/>
                    </a:stretch>
                  </pic:blipFill>
                  <pic:spPr>
                    <a:xfrm>
                      <a:off x="0" y="0"/>
                      <a:ext cx="573405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288">
      <w:pPr>
        <w:contextualSpacing w:val="0"/>
        <w:rPr/>
      </w:pPr>
      <w:r w:rsidDel="00000000" w:rsidR="00000000" w:rsidRPr="00000000">
        <w:rPr>
          <w:rtl w:val="0"/>
        </w:rPr>
      </w:r>
    </w:p>
    <w:p w:rsidR="00000000" w:rsidDel="00000000" w:rsidP="00000000" w:rsidRDefault="00000000" w:rsidRPr="00000000" w14:paraId="00000289">
      <w:pPr>
        <w:contextualSpacing w:val="0"/>
        <w:rPr>
          <w:b w:val="1"/>
          <w:color w:val="ff0000"/>
        </w:rPr>
      </w:pPr>
      <w:r w:rsidDel="00000000" w:rsidR="00000000" w:rsidRPr="00000000">
        <w:rPr>
          <w:rFonts w:ascii="Arial Unicode MS" w:cs="Arial Unicode MS" w:eastAsia="Arial Unicode MS" w:hAnsi="Arial Unicode MS"/>
          <w:b w:val="1"/>
          <w:rtl w:val="0"/>
        </w:rPr>
        <w:t xml:space="preserve">综上所述，项目方持仓透明度低，近期成交量真实性存在一定疑问。但整体流通性风险较低，筹码集中度较低，被操纵风险较低。</w:t>
      </w:r>
      <w:r w:rsidDel="00000000" w:rsidR="00000000" w:rsidRPr="00000000">
        <w:rPr>
          <w:rtl w:val="0"/>
        </w:rPr>
      </w:r>
    </w:p>
    <w:p w:rsidR="00000000" w:rsidDel="00000000" w:rsidP="00000000" w:rsidRDefault="00000000" w:rsidRPr="00000000" w14:paraId="0000028A">
      <w:pPr>
        <w:contextualSpacing w:val="0"/>
        <w:rPr>
          <w:b w:val="1"/>
          <w:color w:val="ff0000"/>
        </w:rPr>
      </w:pPr>
      <w:r w:rsidDel="00000000" w:rsidR="00000000" w:rsidRPr="00000000">
        <w:rPr>
          <w:rtl w:val="0"/>
        </w:rPr>
      </w:r>
    </w:p>
    <w:p w:rsidR="00000000" w:rsidDel="00000000" w:rsidP="00000000" w:rsidRDefault="00000000" w:rsidRPr="00000000" w14:paraId="0000028B">
      <w:pPr>
        <w:contextualSpacing w:val="0"/>
        <w:rPr/>
      </w:pPr>
      <w:r w:rsidDel="00000000" w:rsidR="00000000" w:rsidRPr="00000000">
        <w:rPr>
          <w:rtl w:val="0"/>
        </w:rPr>
      </w:r>
    </w:p>
    <w:p w:rsidR="00000000" w:rsidDel="00000000" w:rsidP="00000000" w:rsidRDefault="00000000" w:rsidRPr="00000000" w14:paraId="0000028C">
      <w:pPr>
        <w:pStyle w:val="Heading4"/>
        <w:spacing w:after="0" w:before="0" w:lineRule="auto"/>
        <w:contextualSpacing w:val="0"/>
        <w:rPr>
          <w:rFonts w:ascii="Microsoft Yahei" w:cs="Microsoft Yahei" w:eastAsia="Microsoft Yahei" w:hAnsi="Microsoft Yahei"/>
          <w:color w:val="579a78"/>
          <w:sz w:val="30"/>
          <w:szCs w:val="30"/>
        </w:rPr>
      </w:pPr>
      <w:bookmarkStart w:colFirst="0" w:colLast="0" w:name="_qtdy7btdezfs" w:id="33"/>
      <w:bookmarkEnd w:id="33"/>
      <w:r w:rsidDel="00000000" w:rsidR="00000000" w:rsidRPr="00000000">
        <w:rPr>
          <w:rtl w:val="0"/>
        </w:rPr>
      </w:r>
    </w:p>
    <w:p w:rsidR="00000000" w:rsidDel="00000000" w:rsidP="00000000" w:rsidRDefault="00000000" w:rsidRPr="00000000" w14:paraId="0000028D">
      <w:pPr>
        <w:contextualSpacing w:val="0"/>
        <w:rPr/>
      </w:pPr>
      <w:r w:rsidDel="00000000" w:rsidR="00000000" w:rsidRPr="00000000">
        <w:rPr>
          <w:rtl w:val="0"/>
        </w:rPr>
      </w:r>
    </w:p>
    <w:p w:rsidR="00000000" w:rsidDel="00000000" w:rsidP="00000000" w:rsidRDefault="00000000" w:rsidRPr="00000000" w14:paraId="0000028E">
      <w:pPr>
        <w:contextualSpacing w:val="0"/>
        <w:rPr/>
      </w:pPr>
      <w:r w:rsidDel="00000000" w:rsidR="00000000" w:rsidRPr="00000000">
        <w:rPr>
          <w:rtl w:val="0"/>
        </w:rPr>
      </w:r>
    </w:p>
    <w:p w:rsidR="00000000" w:rsidDel="00000000" w:rsidP="00000000" w:rsidRDefault="00000000" w:rsidRPr="00000000" w14:paraId="0000028F">
      <w:pPr>
        <w:contextualSpacing w:val="0"/>
        <w:rPr/>
      </w:pPr>
      <w:r w:rsidDel="00000000" w:rsidR="00000000" w:rsidRPr="00000000">
        <w:rPr>
          <w:rtl w:val="0"/>
        </w:rPr>
      </w:r>
    </w:p>
    <w:p w:rsidR="00000000" w:rsidDel="00000000" w:rsidP="00000000" w:rsidRDefault="00000000" w:rsidRPr="00000000" w14:paraId="00000290">
      <w:pPr>
        <w:pStyle w:val="Heading2"/>
        <w:spacing w:after="0" w:before="0" w:lineRule="auto"/>
        <w:contextualSpacing w:val="0"/>
        <w:rPr>
          <w:sz w:val="60"/>
          <w:szCs w:val="60"/>
        </w:rPr>
      </w:pPr>
      <w:bookmarkStart w:colFirst="0" w:colLast="0" w:name="_gw3xlbdr06e9" w:id="34"/>
      <w:bookmarkEnd w:id="34"/>
      <w:r w:rsidDel="00000000" w:rsidR="00000000" w:rsidRPr="00000000">
        <w:rPr>
          <w:rFonts w:ascii="Arial Unicode MS" w:cs="Arial Unicode MS" w:eastAsia="Arial Unicode MS" w:hAnsi="Arial Unicode MS"/>
          <w:sz w:val="60"/>
          <w:szCs w:val="60"/>
          <w:rtl w:val="0"/>
        </w:rPr>
        <w:t xml:space="preserve">Outlook 展望</w:t>
      </w:r>
    </w:p>
    <w:p w:rsidR="00000000" w:rsidDel="00000000" w:rsidP="00000000" w:rsidRDefault="00000000" w:rsidRPr="00000000" w14:paraId="00000291">
      <w:pPr>
        <w:pStyle w:val="Heading3"/>
        <w:spacing w:line="360" w:lineRule="auto"/>
        <w:ind w:left="720" w:firstLine="0"/>
        <w:contextualSpacing w:val="0"/>
        <w:rPr/>
      </w:pPr>
      <w:bookmarkStart w:colFirst="0" w:colLast="0" w:name="_ipv7gffpclhk" w:id="35"/>
      <w:bookmarkEnd w:id="35"/>
      <w:r w:rsidDel="00000000" w:rsidR="00000000" w:rsidRPr="00000000">
        <w:rPr>
          <w:rFonts w:ascii="Arial Unicode MS" w:cs="Arial Unicode MS" w:eastAsia="Arial Unicode MS" w:hAnsi="Arial Unicode MS"/>
          <w:rtl w:val="0"/>
        </w:rPr>
        <w:t xml:space="preserve">宏观经济展望</w:t>
      </w:r>
    </w:p>
    <w:p w:rsidR="00000000" w:rsidDel="00000000" w:rsidP="00000000" w:rsidRDefault="00000000" w:rsidRPr="00000000" w14:paraId="00000292">
      <w:pPr>
        <w:contextualSpacing w:val="0"/>
        <w:rPr/>
      </w:pPr>
      <w:r w:rsidDel="00000000" w:rsidR="00000000" w:rsidRPr="00000000">
        <w:rPr>
          <w:rtl w:val="0"/>
        </w:rPr>
      </w:r>
    </w:p>
    <w:p w:rsidR="00000000" w:rsidDel="00000000" w:rsidP="00000000" w:rsidRDefault="00000000" w:rsidRPr="00000000" w14:paraId="00000293">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中国人民银行决定，从 2018 年 7 月 5 日起，再次下调国有大型商业银行、股份制商业银行、邮政储蓄银行、城市商业银行、非县域农村商业银行、外资银行人民币存款准备金率 0.5 个百分点，此次已经是央行年内第三次降准。6 月 19 日中国拟提升个税起征点至 5000 人民币，纳税总额将减少 1720 亿，国家多次缓解资金流动性。但目前商业银行大幅上调大额存单利率，及中国和中国香港银行间同业拆借利率都处于较高水平。皆表明市场整体资金流处于紧张状态。</w:t>
      </w:r>
    </w:p>
    <w:p w:rsidR="00000000" w:rsidDel="00000000" w:rsidP="00000000" w:rsidRDefault="00000000" w:rsidRPr="00000000" w14:paraId="00000294">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95">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我们预计，市场资金将由权益类投资标的向债务类和储蓄类投资标转移。数字货币市场也难在资金流趋紧的环境下独善其身。市场发展将在新生资金增长缓慢的压力下运行趋缓。6 月 14 日美联储再次加息 25 个基点，在美元持续走强的背景下，将加剧欧洲的债务危机以及新兴国家的货币波动，这些都会影响国际市场投资者的投资判断，去寻求新的投资标的。数字货币市场作为一个在不断完善过程中的金融市场，必将不断吸引新的资金进入。</w:t>
      </w:r>
    </w:p>
    <w:p w:rsidR="00000000" w:rsidDel="00000000" w:rsidP="00000000" w:rsidRDefault="00000000" w:rsidRPr="00000000" w14:paraId="00000296">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97">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sz w:val="24"/>
          <w:szCs w:val="24"/>
          <w:rtl w:val="0"/>
        </w:rPr>
        <w:t xml:space="preserve">另外，随着 6 月 15 日 美国将对中国 500 亿美元商品加征 25% 关税；6 月 16 日中国对美国 500 亿美元进口商品加征 25% 关税，皆 2018 年 7 月 6 日起实施。表明中美贸易战硝烟再起，国际经济形势再次紧张。</w:t>
      </w:r>
    </w:p>
    <w:p w:rsidR="00000000" w:rsidDel="00000000" w:rsidP="00000000" w:rsidRDefault="00000000" w:rsidRPr="00000000" w14:paraId="00000298">
      <w:pPr>
        <w:spacing w:line="360" w:lineRule="auto"/>
        <w:ind w:left="720" w:firstLine="0"/>
        <w:contextualSpacing w:val="0"/>
        <w:rPr>
          <w:sz w:val="24"/>
          <w:szCs w:val="24"/>
        </w:rPr>
      </w:pPr>
      <w:r w:rsidDel="00000000" w:rsidR="00000000" w:rsidRPr="00000000">
        <w:rPr>
          <w:rtl w:val="0"/>
        </w:rPr>
      </w:r>
    </w:p>
    <w:p w:rsidR="00000000" w:rsidDel="00000000" w:rsidP="00000000" w:rsidRDefault="00000000" w:rsidRPr="00000000" w14:paraId="00000299">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综上，目前我们对市</w:t>
      </w:r>
      <w:r w:rsidDel="00000000" w:rsidR="00000000" w:rsidRPr="00000000">
        <w:rPr>
          <w:rFonts w:ascii="Arial Unicode MS" w:cs="Arial Unicode MS" w:eastAsia="Arial Unicode MS" w:hAnsi="Arial Unicode MS"/>
          <w:sz w:val="24"/>
          <w:szCs w:val="24"/>
          <w:rtl w:val="0"/>
        </w:rPr>
        <w:t xml:space="preserve">场</w:t>
      </w:r>
      <w:r w:rsidDel="00000000" w:rsidR="00000000" w:rsidRPr="00000000">
        <w:rPr>
          <w:rFonts w:ascii="Arial Unicode MS" w:cs="Arial Unicode MS" w:eastAsia="Arial Unicode MS" w:hAnsi="Arial Unicode MS"/>
          <w:rtl w:val="0"/>
        </w:rPr>
        <w:t xml:space="preserve">总体保持中性判断。</w:t>
      </w:r>
      <w:r w:rsidDel="00000000" w:rsidR="00000000" w:rsidRPr="00000000">
        <w:rPr>
          <w:rtl w:val="0"/>
        </w:rPr>
      </w:r>
    </w:p>
    <w:p w:rsidR="00000000" w:rsidDel="00000000" w:rsidP="00000000" w:rsidRDefault="00000000" w:rsidRPr="00000000" w14:paraId="0000029A">
      <w:pPr>
        <w:pStyle w:val="Heading3"/>
        <w:spacing w:line="360" w:lineRule="auto"/>
        <w:ind w:left="720" w:firstLine="0"/>
        <w:contextualSpacing w:val="0"/>
        <w:rPr/>
      </w:pPr>
      <w:bookmarkStart w:colFirst="0" w:colLast="0" w:name="_zh8ym4kkvocn" w:id="36"/>
      <w:bookmarkEnd w:id="36"/>
      <w:r w:rsidDel="00000000" w:rsidR="00000000" w:rsidRPr="00000000">
        <w:rPr>
          <w:rFonts w:ascii="Arial Unicode MS" w:cs="Arial Unicode MS" w:eastAsia="Arial Unicode MS" w:hAnsi="Arial Unicode MS"/>
          <w:rtl w:val="0"/>
        </w:rPr>
        <w:t xml:space="preserve">监管动向</w:t>
      </w:r>
    </w:p>
    <w:p w:rsidR="00000000" w:rsidDel="00000000" w:rsidP="00000000" w:rsidRDefault="00000000" w:rsidRPr="00000000" w14:paraId="0000029B">
      <w:pPr>
        <w:contextualSpacing w:val="0"/>
        <w:rPr/>
      </w:pPr>
      <w:r w:rsidDel="00000000" w:rsidR="00000000" w:rsidRPr="00000000">
        <w:rPr>
          <w:rtl w:val="0"/>
        </w:rPr>
      </w:r>
    </w:p>
    <w:p w:rsidR="00000000" w:rsidDel="00000000" w:rsidP="00000000" w:rsidRDefault="00000000" w:rsidRPr="00000000" w14:paraId="0000029C">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数字加密货</w:t>
      </w:r>
      <w:r w:rsidDel="00000000" w:rsidR="00000000" w:rsidRPr="00000000">
        <w:rPr>
          <w:rFonts w:ascii="Arial Unicode MS" w:cs="Arial Unicode MS" w:eastAsia="Arial Unicode MS" w:hAnsi="Arial Unicode MS"/>
          <w:sz w:val="24"/>
          <w:szCs w:val="24"/>
          <w:rtl w:val="0"/>
        </w:rPr>
        <w:t xml:space="preserve">币</w:t>
      </w:r>
      <w:r w:rsidDel="00000000" w:rsidR="00000000" w:rsidRPr="00000000">
        <w:rPr>
          <w:rFonts w:ascii="Arial Unicode MS" w:cs="Arial Unicode MS" w:eastAsia="Arial Unicode MS" w:hAnsi="Arial Unicode MS"/>
          <w:rtl w:val="0"/>
        </w:rPr>
        <w:t xml:space="preserve">以及相应的政策监管态势仍不明朗。</w:t>
      </w:r>
    </w:p>
    <w:p w:rsidR="00000000" w:rsidDel="00000000" w:rsidP="00000000" w:rsidRDefault="00000000" w:rsidRPr="00000000" w14:paraId="0000029D">
      <w:pPr>
        <w:contextualSpacing w:val="0"/>
        <w:rPr/>
      </w:pPr>
      <w:r w:rsidDel="00000000" w:rsidR="00000000" w:rsidRPr="00000000">
        <w:rPr>
          <w:rtl w:val="0"/>
        </w:rPr>
      </w:r>
    </w:p>
    <w:p w:rsidR="00000000" w:rsidDel="00000000" w:rsidP="00000000" w:rsidRDefault="00000000" w:rsidRPr="00000000" w14:paraId="0000029E">
      <w:pPr>
        <w:spacing w:line="360" w:lineRule="auto"/>
        <w:ind w:left="720" w:firstLine="0"/>
        <w:contextualSpacing w:val="0"/>
        <w:rPr>
          <w:sz w:val="24"/>
          <w:szCs w:val="24"/>
        </w:rPr>
      </w:pPr>
      <w:r w:rsidDel="00000000" w:rsidR="00000000" w:rsidRPr="00000000">
        <w:rPr>
          <w:rFonts w:ascii="Arial Unicode MS" w:cs="Arial Unicode MS" w:eastAsia="Arial Unicode MS" w:hAnsi="Arial Unicode MS"/>
          <w:rtl w:val="0"/>
        </w:rPr>
        <w:t xml:space="preserve">我们预计，中国的监管动向将会对虚拟货币市场产生全球范围内的影响。另外，国内互联网金融相关牌照的审批和发行趋严有可能引发资金端紧张，同时受到美国加息影响，全球货币面对下行压力，尤其是新兴市场货币在大幅下挫后，甚至进入货币保卫战阶段。这也标志着由全面宽松到收紧，全球资金压力大增。这会进一步加剧企业的融资困境，迫使企业寻找新的融资模式。</w:t>
      </w:r>
      <w:r w:rsidDel="00000000" w:rsidR="00000000" w:rsidRPr="00000000">
        <w:rPr>
          <w:rtl w:val="0"/>
        </w:rPr>
      </w:r>
    </w:p>
    <w:p w:rsidR="00000000" w:rsidDel="00000000" w:rsidP="00000000" w:rsidRDefault="00000000" w:rsidRPr="00000000" w14:paraId="0000029F">
      <w:pPr>
        <w:pStyle w:val="Heading3"/>
        <w:spacing w:line="360" w:lineRule="auto"/>
        <w:ind w:left="720" w:firstLine="0"/>
        <w:contextualSpacing w:val="0"/>
        <w:rPr/>
      </w:pPr>
      <w:bookmarkStart w:colFirst="0" w:colLast="0" w:name="_s1xya9atnisx" w:id="37"/>
      <w:bookmarkEnd w:id="37"/>
      <w:r w:rsidDel="00000000" w:rsidR="00000000" w:rsidRPr="00000000">
        <w:rPr>
          <w:rFonts w:ascii="Arial Unicode MS" w:cs="Arial Unicode MS" w:eastAsia="Arial Unicode MS" w:hAnsi="Arial Unicode MS"/>
          <w:rtl w:val="0"/>
        </w:rPr>
        <w:t xml:space="preserve">未来评级展望</w:t>
      </w:r>
    </w:p>
    <w:p w:rsidR="00000000" w:rsidDel="00000000" w:rsidP="00000000" w:rsidRDefault="00000000" w:rsidRPr="00000000" w14:paraId="000002A0">
      <w:pPr>
        <w:contextualSpacing w:val="0"/>
        <w:rPr/>
      </w:pPr>
      <w:r w:rsidDel="00000000" w:rsidR="00000000" w:rsidRPr="00000000">
        <w:rPr>
          <w:rtl w:val="0"/>
        </w:rPr>
      </w:r>
    </w:p>
    <w:p w:rsidR="00000000" w:rsidDel="00000000" w:rsidP="00000000" w:rsidRDefault="00000000" w:rsidRPr="00000000" w14:paraId="000002A1">
      <w:pPr>
        <w:spacing w:line="360" w:lineRule="auto"/>
        <w:ind w:left="720" w:firstLine="0"/>
        <w:contextualSpacing w:val="0"/>
        <w:rPr/>
      </w:pPr>
      <w:r w:rsidDel="00000000" w:rsidR="00000000" w:rsidRPr="00000000">
        <w:rPr>
          <w:rFonts w:ascii="Arial Unicode MS" w:cs="Arial Unicode MS" w:eastAsia="Arial Unicode MS" w:hAnsi="Arial Unicode MS"/>
          <w:rtl w:val="0"/>
        </w:rPr>
        <w:t xml:space="preserve">如果  能够持续推进项目，综合二级市场最新的交易表现，我们可能调整其风险评级等级。</w:t>
      </w:r>
    </w:p>
    <w:p w:rsidR="00000000" w:rsidDel="00000000" w:rsidP="00000000" w:rsidRDefault="00000000" w:rsidRPr="00000000" w14:paraId="000002A2">
      <w:pPr>
        <w:contextualSpacing w:val="0"/>
        <w:rPr/>
      </w:pPr>
      <w:r w:rsidDel="00000000" w:rsidR="00000000" w:rsidRPr="00000000">
        <w:rPr>
          <w:rtl w:val="0"/>
        </w:rPr>
      </w:r>
    </w:p>
    <w:p w:rsidR="00000000" w:rsidDel="00000000" w:rsidP="00000000" w:rsidRDefault="00000000" w:rsidRPr="00000000" w14:paraId="000002A3">
      <w:pPr>
        <w:pStyle w:val="Heading2"/>
        <w:spacing w:after="0" w:before="0" w:lineRule="auto"/>
        <w:contextualSpacing w:val="0"/>
        <w:rPr>
          <w:sz w:val="60"/>
          <w:szCs w:val="60"/>
        </w:rPr>
      </w:pPr>
      <w:bookmarkStart w:colFirst="0" w:colLast="0" w:name="_5yy6asojvi9p" w:id="38"/>
      <w:bookmarkEnd w:id="38"/>
      <w:r w:rsidDel="00000000" w:rsidR="00000000" w:rsidRPr="00000000">
        <w:rPr>
          <w:rFonts w:ascii="Arial Unicode MS" w:cs="Arial Unicode MS" w:eastAsia="Arial Unicode MS" w:hAnsi="Arial Unicode MS"/>
          <w:sz w:val="60"/>
          <w:szCs w:val="60"/>
          <w:rtl w:val="0"/>
        </w:rPr>
        <w:t xml:space="preserve">Rating Action 评级结果</w:t>
      </w:r>
    </w:p>
    <w:p w:rsidR="00000000" w:rsidDel="00000000" w:rsidP="00000000" w:rsidRDefault="00000000" w:rsidRPr="00000000" w14:paraId="000002A4">
      <w:pPr>
        <w:contextualSpacing w:val="0"/>
        <w:rPr/>
      </w:pPr>
      <w:r w:rsidDel="00000000" w:rsidR="00000000" w:rsidRPr="00000000">
        <w:rPr>
          <w:rtl w:val="0"/>
        </w:rPr>
      </w:r>
    </w:p>
    <w:p w:rsidR="00000000" w:rsidDel="00000000" w:rsidP="00000000" w:rsidRDefault="00000000" w:rsidRPr="00000000" w14:paraId="000002A5">
      <w:pPr>
        <w:contextualSpacing w:val="0"/>
        <w:rPr/>
      </w:pPr>
      <w:r w:rsidDel="00000000" w:rsidR="00000000" w:rsidRPr="00000000">
        <w:rPr>
          <w:rFonts w:ascii="Arial Unicode MS" w:cs="Arial Unicode MS" w:eastAsia="Arial Unicode MS" w:hAnsi="Arial Unicode MS"/>
          <w:rtl w:val="0"/>
        </w:rPr>
        <w:t xml:space="preserve">「」，该项目投资风险较高，投资者应该密切跟进观察和监督项目进展。主要依据是：</w:t>
      </w:r>
    </w:p>
    <w:p w:rsidR="00000000" w:rsidDel="00000000" w:rsidP="00000000" w:rsidRDefault="00000000" w:rsidRPr="00000000" w14:paraId="000002A6">
      <w:pPr>
        <w:contextualSpacing w:val="0"/>
        <w:rPr/>
      </w:pPr>
      <w:r w:rsidDel="00000000" w:rsidR="00000000" w:rsidRPr="00000000">
        <w:rPr>
          <w:rFonts w:ascii="Arial Unicode MS" w:cs="Arial Unicode MS" w:eastAsia="Arial Unicode MS" w:hAnsi="Arial Unicode MS"/>
          <w:rtl w:val="0"/>
        </w:rPr>
        <w:t xml:space="preserve">「」，该项目属于「一般风险」水平，需要投资者注意。主要依据是：</w:t>
      </w:r>
    </w:p>
    <w:p w:rsidR="00000000" w:rsidDel="00000000" w:rsidP="00000000" w:rsidRDefault="00000000" w:rsidRPr="00000000" w14:paraId="000002A7">
      <w:pPr>
        <w:contextualSpacing w:val="0"/>
        <w:rPr/>
      </w:pPr>
      <w:r w:rsidDel="00000000" w:rsidR="00000000" w:rsidRPr="00000000">
        <w:rPr>
          <w:rtl w:val="0"/>
        </w:rPr>
      </w:r>
    </w:p>
    <w:p w:rsidR="00000000" w:rsidDel="00000000" w:rsidP="00000000" w:rsidRDefault="00000000" w:rsidRPr="00000000" w14:paraId="000002A8">
      <w:pPr>
        <w:contextualSpacing w:val="0"/>
        <w:rPr/>
      </w:pPr>
      <w:r w:rsidDel="00000000" w:rsidR="00000000" w:rsidRPr="00000000">
        <w:rPr>
          <w:rtl w:val="0"/>
        </w:rPr>
      </w:r>
    </w:p>
    <w:p w:rsidR="00000000" w:rsidDel="00000000" w:rsidP="00000000" w:rsidRDefault="00000000" w:rsidRPr="00000000" w14:paraId="000002A9">
      <w:pPr>
        <w:contextualSpacing w:val="0"/>
        <w:rPr/>
      </w:pPr>
      <w:r w:rsidDel="00000000" w:rsidR="00000000" w:rsidRPr="00000000">
        <w:rPr>
          <w:rtl w:val="0"/>
        </w:rPr>
      </w:r>
    </w:p>
    <w:p w:rsidR="00000000" w:rsidDel="00000000" w:rsidP="00000000" w:rsidRDefault="00000000" w:rsidRPr="00000000" w14:paraId="000002AA">
      <w:pPr>
        <w:contextualSpacing w:val="0"/>
        <w:rPr/>
      </w:pPr>
      <w:r w:rsidDel="00000000" w:rsidR="00000000" w:rsidRPr="00000000">
        <w:rPr>
          <w:rFonts w:ascii="Arial Unicode MS" w:cs="Arial Unicode MS" w:eastAsia="Arial Unicode MS" w:hAnsi="Arial Unicode MS"/>
          <w:rtl w:val="0"/>
        </w:rPr>
        <w:t xml:space="preserve">整个虚拟货币市场对宏观经济的波动反应还在自适应期，监管规则持续不明确。这些因素的调节作用不足以给 LRC 风险等级造成决定性影响。</w:t>
      </w:r>
    </w:p>
    <w:p w:rsidR="00000000" w:rsidDel="00000000" w:rsidP="00000000" w:rsidRDefault="00000000" w:rsidRPr="00000000" w14:paraId="000002AB">
      <w:pPr>
        <w:contextualSpacing w:val="0"/>
        <w:rPr/>
      </w:pPr>
      <w:r w:rsidDel="00000000" w:rsidR="00000000" w:rsidRPr="00000000">
        <w:rPr>
          <w:rtl w:val="0"/>
        </w:rPr>
      </w:r>
    </w:p>
    <w:p w:rsidR="00000000" w:rsidDel="00000000" w:rsidP="00000000" w:rsidRDefault="00000000" w:rsidRPr="00000000" w14:paraId="000002AC">
      <w:pPr>
        <w:contextualSpacing w:val="0"/>
        <w:rPr/>
      </w:pPr>
      <w:r w:rsidDel="00000000" w:rsidR="00000000" w:rsidRPr="00000000">
        <w:rPr>
          <w:rFonts w:ascii="Arial Unicode MS" w:cs="Arial Unicode MS" w:eastAsia="Arial Unicode MS" w:hAnsi="Arial Unicode MS"/>
          <w:rtl w:val="0"/>
        </w:rPr>
        <w:t xml:space="preserve">感谢代码评审团成员  对本文中「技术分析」部分作出的贡献。此为  第二次参与技术评测。</w:t>
      </w:r>
    </w:p>
    <w:p w:rsidR="00000000" w:rsidDel="00000000" w:rsidP="00000000" w:rsidRDefault="00000000" w:rsidRPr="00000000" w14:paraId="000002AD">
      <w:pPr>
        <w:contextualSpacing w:val="0"/>
        <w:rPr/>
      </w:pPr>
      <w:r w:rsidDel="00000000" w:rsidR="00000000" w:rsidRPr="00000000">
        <w:rPr>
          <w:rtl w:val="0"/>
        </w:rPr>
      </w:r>
    </w:p>
    <w:p w:rsidR="00000000" w:rsidDel="00000000" w:rsidP="00000000" w:rsidRDefault="00000000" w:rsidRPr="00000000" w14:paraId="000002AE">
      <w:pPr>
        <w:contextualSpacing w:val="0"/>
        <w:rPr/>
      </w:pPr>
      <w:r w:rsidDel="00000000" w:rsidR="00000000" w:rsidRPr="00000000">
        <w:rPr>
          <w:rtl w:val="0"/>
        </w:rPr>
      </w:r>
    </w:p>
    <w:p w:rsidR="00000000" w:rsidDel="00000000" w:rsidP="00000000" w:rsidRDefault="00000000" w:rsidRPr="00000000" w14:paraId="000002AF">
      <w:pPr>
        <w:contextualSpacing w:val="0"/>
        <w:rPr/>
      </w:pPr>
      <w:r w:rsidDel="00000000" w:rsidR="00000000" w:rsidRPr="00000000">
        <w:rPr>
          <w:rtl w:val="0"/>
        </w:rPr>
      </w:r>
    </w:p>
    <w:p w:rsidR="00000000" w:rsidDel="00000000" w:rsidP="00000000" w:rsidRDefault="00000000" w:rsidRPr="00000000" w14:paraId="000002B0">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免责声明：</w:t>
      </w:r>
    </w:p>
    <w:p w:rsidR="00000000" w:rsidDel="00000000" w:rsidP="00000000" w:rsidRDefault="00000000" w:rsidRPr="00000000" w14:paraId="000002B1">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B2">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标准共识提供的「风险评级」服务和其它一切相关评级产品仅是一种投资风险的提示，是标准共识根据调查和研究结果得出的结论。它并非衡量评级对象本身价值、以及其发行的 token 的价值的工具。</w:t>
      </w:r>
    </w:p>
    <w:p w:rsidR="00000000" w:rsidDel="00000000" w:rsidP="00000000" w:rsidRDefault="00000000" w:rsidRPr="00000000" w14:paraId="000002B3">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标准共识的风险评级仅是对特定风险的提示，而无法展示一个项目或一种虚拟货币的全部风险。</w:t>
      </w:r>
    </w:p>
    <w:p w:rsidR="00000000" w:rsidDel="00000000" w:rsidP="00000000" w:rsidRDefault="00000000" w:rsidRPr="00000000" w14:paraId="000002B4">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任何一个风险评级报告都仅展示某个时间范围内对项目和其 token 生态未来的投资风险预期，而非对未来某个事实确定发生的判断。</w:t>
      </w:r>
    </w:p>
    <w:p w:rsidR="00000000" w:rsidDel="00000000" w:rsidP="00000000" w:rsidRDefault="00000000" w:rsidRPr="00000000" w14:paraId="000002B5">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对任何项目的风险评级不构成投资者作出最终投资决策的全部依据。</w:t>
      </w:r>
    </w:p>
    <w:p w:rsidR="00000000" w:rsidDel="00000000" w:rsidP="00000000" w:rsidRDefault="00000000" w:rsidRPr="00000000" w14:paraId="000002B6">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标准共识仅是金融信息的提供者，评级类产品不对投资者的任何投资决策及其所导致的结果负责。</w:t>
      </w:r>
    </w:p>
    <w:p w:rsidR="00000000" w:rsidDel="00000000" w:rsidP="00000000" w:rsidRDefault="00000000" w:rsidRPr="00000000" w14:paraId="000002B7">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风险评级不是永久有效的，项目的投资风险等级可能随着时间、环境因素和项目进展等外部环境的变化作出调整。同时，评级标准调整也可能会造成项目风险等级变化。任何调整和原因都会向所有投资者公开。</w:t>
      </w:r>
    </w:p>
    <w:p w:rsidR="00000000" w:rsidDel="00000000" w:rsidP="00000000" w:rsidRDefault="00000000" w:rsidRPr="00000000" w14:paraId="000002B8">
      <w:pPr>
        <w:numPr>
          <w:ilvl w:val="0"/>
          <w:numId w:val="4"/>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在标准共识的评级体系下，我们按照不同的等级对评级对象的投资风险划分，用「S」「A+」「A」「B+」「B」「C+」「C」「D」等符号，由低到高依次表示其投资风险等级，展示一种相对的风险。</w:t>
      </w:r>
    </w:p>
    <w:p w:rsidR="00000000" w:rsidDel="00000000" w:rsidP="00000000" w:rsidRDefault="00000000" w:rsidRPr="00000000" w14:paraId="000002B9">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BA">
      <w:pPr>
        <w:ind w:left="720" w:firstLine="0"/>
        <w:contextualSpacing w:val="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参考标准文档：</w:t>
      </w:r>
    </w:p>
    <w:p w:rsidR="00000000" w:rsidDel="00000000" w:rsidP="00000000" w:rsidRDefault="00000000" w:rsidRPr="00000000" w14:paraId="000002BB">
      <w:pPr>
        <w:ind w:left="720" w:firstLine="0"/>
        <w:contextualSpacing w:val="0"/>
        <w:rPr>
          <w:color w:val="666666"/>
          <w:sz w:val="24"/>
          <w:szCs w:val="24"/>
        </w:rPr>
      </w:pPr>
      <w:r w:rsidDel="00000000" w:rsidR="00000000" w:rsidRPr="00000000">
        <w:rPr>
          <w:rtl w:val="0"/>
        </w:rPr>
      </w:r>
    </w:p>
    <w:p w:rsidR="00000000" w:rsidDel="00000000" w:rsidP="00000000" w:rsidRDefault="00000000" w:rsidRPr="00000000" w14:paraId="000002BC">
      <w:pPr>
        <w:numPr>
          <w:ilvl w:val="0"/>
          <w:numId w:val="7"/>
        </w:numPr>
        <w:ind w:left="720" w:hanging="360"/>
        <w:rPr>
          <w:color w:val="666666"/>
          <w:sz w:val="24"/>
          <w:szCs w:val="24"/>
        </w:rPr>
      </w:pPr>
      <w:r w:rsidDel="00000000" w:rsidR="00000000" w:rsidRPr="00000000">
        <w:rPr>
          <w:rFonts w:ascii="Arial Unicode MS" w:cs="Arial Unicode MS" w:eastAsia="Arial Unicode MS" w:hAnsi="Arial Unicode MS"/>
          <w:color w:val="666666"/>
          <w:sz w:val="24"/>
          <w:szCs w:val="24"/>
          <w:rtl w:val="0"/>
        </w:rPr>
        <w:t xml:space="preserve">一般项目投资风险评级标准（初创期）</w:t>
      </w:r>
    </w:p>
    <w:p w:rsidR="00000000" w:rsidDel="00000000" w:rsidP="00000000" w:rsidRDefault="00000000" w:rsidRPr="00000000" w14:paraId="000002BD">
      <w:pPr>
        <w:contextualSpacing w:val="0"/>
        <w:rPr/>
      </w:pPr>
      <w:r w:rsidDel="00000000" w:rsidR="00000000" w:rsidRPr="00000000">
        <w:rPr>
          <w:rtl w:val="0"/>
        </w:rPr>
      </w:r>
    </w:p>
    <w:p w:rsidR="00000000" w:rsidDel="00000000" w:rsidP="00000000" w:rsidRDefault="00000000" w:rsidRPr="00000000" w14:paraId="000002BE">
      <w:pPr>
        <w:pBdr>
          <w:top w:color="auto" w:space="0" w:sz="0" w:val="none"/>
          <w:left w:color="auto" w:space="0" w:sz="0" w:val="none"/>
          <w:bottom w:color="auto" w:space="0" w:sz="0" w:val="none"/>
          <w:right w:color="auto" w:space="0" w:sz="0" w:val="none"/>
          <w:between w:color="auto" w:space="0" w:sz="0" w:val="none"/>
        </w:pBdr>
        <w:contextualSpacing w:val="0"/>
        <w:rPr/>
      </w:pPr>
      <w:r w:rsidDel="00000000" w:rsidR="00000000" w:rsidRPr="00000000">
        <w:rPr>
          <w:rtl w:val="0"/>
        </w:rPr>
      </w:r>
    </w:p>
    <w:p w:rsidR="00000000" w:rsidDel="00000000" w:rsidP="00000000" w:rsidRDefault="00000000" w:rsidRPr="00000000" w14:paraId="000002BF">
      <w:pPr>
        <w:contextualSpacing w:val="0"/>
        <w:rPr/>
      </w:pPr>
      <w:r w:rsidDel="00000000" w:rsidR="00000000" w:rsidRPr="00000000">
        <w:rPr>
          <w:rtl w:val="0"/>
        </w:rPr>
      </w:r>
    </w:p>
    <w:sectPr>
      <w:pgSz w:h="16834" w:w="11909"/>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Microsoft Yahei"/>
  <w:font w:name="SimSu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3b3b3b"/>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zh_CN"/>
      </w:rPr>
    </w:rPrDefault>
    <w:pPrDefault>
      <w:pPr>
        <w:spacing w:line="276" w:lineRule="auto"/>
        <w:contextualSpacing w:val="1"/>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23.jpg"/><Relationship Id="rId42" Type="http://schemas.openxmlformats.org/officeDocument/2006/relationships/image" Target="media/image43.jpg"/><Relationship Id="rId41" Type="http://schemas.openxmlformats.org/officeDocument/2006/relationships/image" Target="media/image56.jpg"/><Relationship Id="rId44" Type="http://schemas.openxmlformats.org/officeDocument/2006/relationships/image" Target="media/image46.jpg"/><Relationship Id="rId43" Type="http://schemas.openxmlformats.org/officeDocument/2006/relationships/image" Target="media/image57.jpg"/><Relationship Id="rId46" Type="http://schemas.openxmlformats.org/officeDocument/2006/relationships/image" Target="media/image72.jpg"/><Relationship Id="rId45" Type="http://schemas.openxmlformats.org/officeDocument/2006/relationships/image" Target="media/image67.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8.jpg"/><Relationship Id="rId48" Type="http://schemas.openxmlformats.org/officeDocument/2006/relationships/image" Target="media/image76.jpg"/><Relationship Id="rId47" Type="http://schemas.openxmlformats.org/officeDocument/2006/relationships/image" Target="media/image53.jpg"/><Relationship Id="rId49" Type="http://schemas.openxmlformats.org/officeDocument/2006/relationships/image" Target="media/image51.jpg"/><Relationship Id="rId5" Type="http://schemas.openxmlformats.org/officeDocument/2006/relationships/styles" Target="styles.xml"/><Relationship Id="rId6" Type="http://schemas.openxmlformats.org/officeDocument/2006/relationships/image" Target="media/image79.jpg"/><Relationship Id="rId7" Type="http://schemas.openxmlformats.org/officeDocument/2006/relationships/image" Target="media/image77.jpg"/><Relationship Id="rId8" Type="http://schemas.openxmlformats.org/officeDocument/2006/relationships/image" Target="media/image85.jpg"/><Relationship Id="rId31" Type="http://schemas.openxmlformats.org/officeDocument/2006/relationships/image" Target="media/image86.png"/><Relationship Id="rId30" Type="http://schemas.openxmlformats.org/officeDocument/2006/relationships/image" Target="media/image39.png"/><Relationship Id="rId33" Type="http://schemas.openxmlformats.org/officeDocument/2006/relationships/image" Target="media/image5.png"/><Relationship Id="rId32" Type="http://schemas.openxmlformats.org/officeDocument/2006/relationships/image" Target="media/image75.png"/><Relationship Id="rId35" Type="http://schemas.openxmlformats.org/officeDocument/2006/relationships/image" Target="media/image24.png"/><Relationship Id="rId34" Type="http://schemas.openxmlformats.org/officeDocument/2006/relationships/image" Target="media/image47.png"/><Relationship Id="rId37" Type="http://schemas.openxmlformats.org/officeDocument/2006/relationships/image" Target="media/image40.png"/><Relationship Id="rId36" Type="http://schemas.openxmlformats.org/officeDocument/2006/relationships/image" Target="media/image44.png"/><Relationship Id="rId39" Type="http://schemas.openxmlformats.org/officeDocument/2006/relationships/image" Target="media/image55.png"/><Relationship Id="rId38" Type="http://schemas.openxmlformats.org/officeDocument/2006/relationships/image" Target="media/image54.png"/><Relationship Id="rId20" Type="http://schemas.openxmlformats.org/officeDocument/2006/relationships/image" Target="media/image48.png"/><Relationship Id="rId22" Type="http://schemas.openxmlformats.org/officeDocument/2006/relationships/image" Target="media/image70.png"/><Relationship Id="rId21" Type="http://schemas.openxmlformats.org/officeDocument/2006/relationships/image" Target="media/image74.png"/><Relationship Id="rId24" Type="http://schemas.openxmlformats.org/officeDocument/2006/relationships/image" Target="media/image49.png"/><Relationship Id="rId23" Type="http://schemas.openxmlformats.org/officeDocument/2006/relationships/image" Target="media/image73.png"/><Relationship Id="rId26" Type="http://schemas.openxmlformats.org/officeDocument/2006/relationships/image" Target="media/image83.png"/><Relationship Id="rId25" Type="http://schemas.openxmlformats.org/officeDocument/2006/relationships/image" Target="media/image80.png"/><Relationship Id="rId28" Type="http://schemas.openxmlformats.org/officeDocument/2006/relationships/image" Target="media/image71.png"/><Relationship Id="rId27" Type="http://schemas.openxmlformats.org/officeDocument/2006/relationships/hyperlink" Target="https://github.com/KyberNetwork" TargetMode="External"/><Relationship Id="rId29" Type="http://schemas.openxmlformats.org/officeDocument/2006/relationships/hyperlink" Target="https://github.com/KyberNetwork/smart-contracts/tree/master/contracts" TargetMode="External"/><Relationship Id="rId50" Type="http://schemas.openxmlformats.org/officeDocument/2006/relationships/image" Target="media/image58.jpg"/><Relationship Id="rId11" Type="http://schemas.openxmlformats.org/officeDocument/2006/relationships/image" Target="media/image25.png"/><Relationship Id="rId10" Type="http://schemas.openxmlformats.org/officeDocument/2006/relationships/image" Target="media/image65.jpg"/><Relationship Id="rId13" Type="http://schemas.openxmlformats.org/officeDocument/2006/relationships/image" Target="media/image45.png"/><Relationship Id="rId12" Type="http://schemas.openxmlformats.org/officeDocument/2006/relationships/image" Target="media/image68.png"/><Relationship Id="rId15" Type="http://schemas.openxmlformats.org/officeDocument/2006/relationships/image" Target="media/image42.png"/><Relationship Id="rId14" Type="http://schemas.openxmlformats.org/officeDocument/2006/relationships/image" Target="media/image78.png"/><Relationship Id="rId17" Type="http://schemas.openxmlformats.org/officeDocument/2006/relationships/image" Target="media/image41.png"/><Relationship Id="rId16" Type="http://schemas.openxmlformats.org/officeDocument/2006/relationships/image" Target="media/image52.png"/><Relationship Id="rId19" Type="http://schemas.openxmlformats.org/officeDocument/2006/relationships/image" Target="media/image26.png"/><Relationship Id="rId18" Type="http://schemas.openxmlformats.org/officeDocument/2006/relationships/image" Target="media/image6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